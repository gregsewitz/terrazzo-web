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56"/>
          <w:szCs w:val="56"/>
        </w:rPr>
        <w:t xml:space="preserve">Terrazzo Taste Intelligence Master Plan</w:t>
      </w:r>
    </w:p>
    <w:p>
      <w:pPr>
        <w:spacing w:after="600"/>
        <w:jc w:val="center"/>
      </w:pPr>
      <w:r>
        <w:rPr>
          <w:sz w:val="28"/>
          <w:szCs w:val="28"/>
        </w:rPr>
        <w:t xml:space="preserve">Ontology Expansion, Implementation Requirements &amp; Technical Roadmap</w:t>
      </w:r>
    </w:p>
    <w:p>
      <w:pPr>
        <w:spacing w:before="400"/>
        <w:jc w:val="center"/>
      </w:pPr>
      <w:r>
        <w:rPr>
          <w:sz w:val="24"/>
          <w:szCs w:val="24"/>
        </w:rPr>
        <w:t xml:space="preserve">March 2026 | Confidential</w:t>
      </w:r>
    </w:p>
    <w:p>
      <w:r>
        <w:br w:type="page"/>
      </w:r>
    </w:p>
    <w:p>
      <w:pPr>
        <w:spacing w:after="200"/>
      </w:pPr>
      <w:r>
        <w:rPr>
          <w:b/>
          <w:bCs/>
          <w:sz w:val="28"/>
          <w:szCs w:val="28"/>
        </w:rPr>
        <w:t xml:space="preserve">Table of Contents</w:t>
      </w:r>
    </w:p>
    <w:p>
      <w:pPr>
        <w:spacing w:after="100"/>
      </w:pPr>
      <w:r>
        <w:t xml:space="preserve">Part A: Ontology Audit &amp; Expansion</w:t>
      </w:r>
    </w:p>
    <w:p>
      <w:pPr>
        <w:spacing w:after="100"/>
      </w:pPr>
      <w:r>
        <w:t xml:space="preserve">Part B: Implementation Requirements</w:t>
      </w:r>
    </w:p>
    <w:p>
      <w:pPr>
        <w:spacing w:after="300"/>
      </w:pPr>
      <w:r>
        <w:t xml:space="preserve">Part C: Technical Roadmap</w:t>
      </w:r>
    </w:p>
    <w:p>
      <w:r>
        <w:br w:type="page"/>
      </w:r>
    </w:p>
    <w:p>
      <w:pPr>
        <w:pStyle w:val="Heading1"/>
        <w:spacing w:after="240" w:before="240"/>
      </w:pPr>
      <w:r>
        <w:rPr>
          <w:b/>
          <w:bCs/>
          <w:color w:val="2E74B5"/>
          <w:sz w:val="32"/>
          <w:szCs w:val="32"/>
        </w:rPr>
        <w:t xml:space="preserve">PART A: Ontology Audit &amp; Expansion</w:t>
      </w:r>
    </w:p>
    <w:p>
      <w:pPr>
        <w:spacing w:after="120"/>
      </w:pPr>
      <w:r>
        <w:t xml:space="preserve">This section audits the current Taste Intelligence architecture and reflects what has been implemented versus what remains planned.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Executive Summary</w:t>
      </w:r>
    </w:p>
    <w:p>
      <w:pPr>
        <w:spacing w:after="120"/>
      </w:pPr>
      <w:r>
        <w:t xml:space="preserve">The Taste Intelligence system has made substantial progress on foundational infrastructure. The 8-domain taste model (Design, Atmosphere, Character, Service, Food/Drink, Setting, Wellness, Sustainability) is now in the codebase. Sustainability tracking has been fully implemented. Taste Evolution (Longitudinal Modeling) is partially implemented with trajectory detection and signal decay. However, </w:t>
      </w:r>
    </w:p>
    <w:p>
      <w:r>
        <w:del w:id="900" w:author="Claude" w:date="2026-03-13T00:00:00Z">
          <w:r>
            <w:delText>Rhythm &amp; Tempo and Cultural Engagement domains, plus </w:delText>
          </w:r>
        </w:del>
      </w:r>
    </w:p>
    <w:p>
      <w:r>
        <w:t xml:space="preserve">advanced place intelligence stages remain in the planning phase.</w:t>
      </w:r>
    </w:p>
    <w:p>
      <w:pPr>
        <w:pStyle w:val="Heading3"/>
        <w:spacing w:after="100" w:before="120"/>
      </w:pPr>
      <w:r>
        <w:rPr>
          <w:b/>
          <w:bCs/>
          <w:color w:val="1F4D78"/>
          <w:sz w:val="24"/>
          <w:szCs w:val="24"/>
        </w:rPr>
        <w:t xml:space="preserve">Summary of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Details</w:t>
            </w:r>
          </w:p>
        </w:tc>
      </w:tr>
      <w:del w:id="901" w:author="Claude" w:date="2026-03-13T00:00:00Z">
        <w:tr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Add 7th Taste Domain: Rhythm &amp; Tempo</w:t>
              </w:r>
            </w:p>
          </w:tc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HIGH</w:t>
              </w:r>
            </w:p>
          </w:tc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NOT YET IMPLEMENTED</w:t>
              </w:r>
            </w:p>
          </w:tc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Domain type not in codebase</w:t>
              </w:r>
            </w:p>
          </w:tc>
        </w:tr>
      </w:del>
      <w:del w:id="902" w:author="Claude" w:date="2026-03-13T00:00:00Z">
        <w:tr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Add 8th Taste Domain: Cultural Engagement</w:t>
              </w:r>
            </w:p>
          </w:tc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HIGH</w:t>
              </w:r>
            </w:p>
          </w:tc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NOT YET IMPLEMENTED</w:t>
              </w:r>
            </w:p>
          </w:tc>
          <w:tc>
            <w:tcPr>
              <w:tcW w:type="dxa" w:w="2340"/>
              <w:tcBorders>
                <w:top w:val="single" w:color="999999" w:sz="1"/>
                <w:left w:val="single" w:color="999999" w:sz="1"/>
                <w:bottom w:val="single" w:color="999999" w:sz="1"/>
                <w:right w:val="single" w:color="999999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t xml:space="preserve">Domain type not in codebase</w:t>
              </w:r>
            </w:p>
          </w:tc>
        </w:tr>
      </w:del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Sustainability/Ethics Sensitivity Layer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SustainabilitySignal model, badge component, taste-match bonus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Place Intelligence: Seasonality Stage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temporal pipeline stages added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Provenance/Lineage Data to Pipeline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Still Google Places + review scraping only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Acoustic/Sensory Environment Signals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new signal types added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Introduce Taste Evolution (Longitudinal)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PARTIALLY 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TasteTrajectoryShift model, trajectory.ts detects REFINING|EXPANDING|SHIFTING|STABLE, signal decay with 180-day half-life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Place Chemistry / Sequence Modeling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multi-place interaction modeling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Data Sources (5 new pipelines)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Still Google Places + review scraping only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Accessibility &amp; Inclusivity Metadata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IMPLEMENTED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accessibility tracking added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  <w:spacing w:after="100" w:before="120"/>
      </w:pPr>
      <w:r>
        <w:rPr>
          <w:b/>
          <w:bCs/>
          <w:color w:val="1F4D78"/>
          <w:sz w:val="24"/>
          <w:szCs w:val="24"/>
        </w:rPr>
        <w:t xml:space="preserve">Current Taste Domains in Codebase</w:t>
      </w:r>
    </w:p>
    <w:p>
      <w:pPr>
        <w:spacing w:after="120"/>
      </w:pPr>
      <w:r>
        <w:t xml:space="preserve">The TasteDomain enum currently includes: Design, Atmosphere, Character, Service, FoodDrink, Setting, Wellness, Sustainability. Note: 'Atmosphere' replaces the originally-planned name. 'FoodDrink' replaces 'Food'. 'Setting' replaces 'Location'. Sustainability was added as a tracked domain. </w:t>
      </w:r>
    </w:p>
    <w:p>
      <w:r>
        <w:del w:id="903" w:author="Claude" w:date="2026-03-13T00:00:00Z">
          <w:r>
            <w:delText>Rhythm &amp; Tempo and Cultural Engagement remain unimplemented.</w:delText>
          </w:r>
        </w:del>
      </w:r>
    </w:p>
    <w:del w:id="904" w:author="Claude" w:date="2026-03-13T00:00:00Z">
      <w:p>
        <w:pPr>
          <w:pStyle w:val="Heading3"/>
          <w:spacing w:after="100" w:before="120"/>
        </w:pPr>
        <w:r>
          <w:rPr>
            <w:b/>
            <w:bCs/>
            <w:color w:val="1F4D78"/>
            <w:sz w:val="24"/>
            <w:szCs w:val="24"/>
          </w:rPr>
          <w:t xml:space="preserve">Not Yet Implemented: Rhythm &amp; Tempo</w:t>
        </w:r>
      </w:p>
      <w:p>
        <w:pPr>
          <w:spacing w:after="120"/>
        </w:pPr>
        <w:r>
          <w:t xml:space="preserve">Rhythm captures how someone moves through time while traveling—their pace, daily cadence, relationship with structure. Would include: Pacing (slow-immersion, sprint-and-rest, marathon-explorer), Chronotype (dawn-ritual, late-riser, night-owl), Spontaneity (over-planner, structured-serendipity, no-reservations), Transition Style (needs-downtime-between, rapid-context-switch), Meal Cadence (breakfast-skipper, long-lunch-culture, aperitivo-ritual).</w:t>
        </w:r>
      </w:p>
    </w:del>
    <w:del w:id="905" w:author="Claude" w:date="2026-03-13T00:00:00Z">
      <w:p>
        <w:pPr>
          <w:pStyle w:val="Heading3"/>
          <w:spacing w:after="100" w:before="120"/>
        </w:pPr>
        <w:r>
          <w:rPr>
            <w:b/>
            <w:bCs/>
            <w:color w:val="1F4D78"/>
            <w:sz w:val="24"/>
            <w:szCs w:val="24"/>
          </w:rPr>
          <w:t xml:space="preserve">Not Yet Implemented: Cultural Engagement</w:t>
        </w:r>
      </w:p>
      <w:p>
        <w:pPr>
          <w:spacing w:after="120"/>
        </w:pPr>
        <w:r>
          <w:t xml:space="preserve">Goes beyond Character to capture relationship to local culture, language, art, history. Would include: Language (phrase-learner, fluent-immersion, English-only-comfort), Cultural Depth (museum-pilgrim, street-art-tracker, festival-seeker), Local Integration (market-regular, neighborhood-walker, local-bar-local), Art &amp; Performance (gallery-browser, concert-spontaneous, theater-planner), Culinary Culture (cooking-class-lover, market-tour-essential, wine-region-scholar).</w:t>
        </w:r>
      </w:p>
    </w:del>
    <w:p>
      <w:r>
        <w:br w:type="page"/>
      </w:r>
    </w:p>
    <w:p>
      <w:pPr>
        <w:pStyle w:val="Heading1"/>
        <w:spacing w:after="240" w:before="240"/>
      </w:pPr>
      <w:r>
        <w:rPr>
          <w:b/>
          <w:bCs/>
          <w:color w:val="2E74B5"/>
          <w:sz w:val="32"/>
          <w:szCs w:val="32"/>
        </w:rPr>
        <w:t xml:space="preserve">PART B: Implementation Requirements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Database Schema Changes</w:t>
      </w:r>
    </w:p>
    <w:p>
      <w:pPr>
        <w:spacing w:after="100"/>
      </w:pPr>
      <w:r>
        <w:rPr>
          <w:b/>
          <w:bCs/>
        </w:rPr>
        <w:t xml:space="preserve">Implemented:</w:t>
      </w:r>
    </w:p>
    <w:p>
      <w:pPr>
        <w:spacing w:after="60"/>
      </w:pPr>
      <w:r>
        <w:t xml:space="preserve">User model: tasteVectorV3 (vector(400)), sustainabilitySignals JSON, tasteStructure JSON, mosaicData, mosaicAxes, propertyAnchors</w:t>
      </w:r>
    </w:p>
    <w:p>
      <w:pPr>
        <w:spacing w:after="60"/>
      </w:pPr>
      <w:r>
        <w:t xml:space="preserve">SustainabilitySignal: Full Prisma model</w:t>
      </w:r>
    </w:p>
    <w:p>
      <w:pPr>
        <w:spacing w:after="60"/>
      </w:pPr>
      <w:r>
        <w:t xml:space="preserve">TasteTrajectoryShift: Full Prisma model</w:t>
      </w:r>
    </w:p>
    <w:p>
      <w:pPr>
        <w:spacing w:after="120"/>
      </w:pPr>
      <w:r>
        <w:t xml:space="preserve">ContextModifier: Full Prisma model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API Endpoint Updates</w:t>
      </w:r>
    </w:p>
    <w:p>
      <w:pPr>
        <w:spacing w:after="60"/>
      </w:pPr>
      <w:r>
        <w:t xml:space="preserve">All signal extraction and profile synthesis endpoints are LIVE:</w:t>
      </w:r>
    </w:p>
    <w:p>
      <w:pPr>
        <w:spacing w:after="60"/>
      </w:pPr>
      <w:r>
        <w:t xml:space="preserve">/api/onboarding/extract - All modalities</w:t>
      </w:r>
    </w:p>
    <w:p>
      <w:pPr>
        <w:spacing w:after="60"/>
      </w:pPr>
      <w:r>
        <w:t xml:space="preserve">/api/onboarding/synthesize - Profile synthesis</w:t>
      </w:r>
    </w:p>
    <w:p>
      <w:pPr>
        <w:spacing w:after="60"/>
      </w:pPr>
      <w:r>
        <w:t xml:space="preserve">/api/onboarding/compute-vectors - V3 400-dim vectors</w:t>
      </w:r>
    </w:p>
    <w:p>
      <w:pPr>
        <w:spacing w:after="60"/>
      </w:pPr>
      <w:r>
        <w:t xml:space="preserve">/api/cron/signal-decay - Nightly, 180-day half-life</w:t>
      </w:r>
    </w:p>
    <w:p>
      <w:pPr>
        <w:spacing w:after="60"/>
      </w:pPr>
      <w:r>
        <w:t xml:space="preserve">/api/signals/decay - Signal decay endpoint</w:t>
      </w:r>
    </w:p>
    <w:p>
      <w:pPr>
        <w:spacing w:after="60"/>
      </w:pPr>
      <w:r>
        <w:t xml:space="preserve">/api/profile/reprofiling-check - Re-profiling trigger</w:t>
      </w:r>
    </w:p>
    <w:p>
      <w:pPr>
        <w:spacing w:after="120"/>
      </w:pPr>
      <w:r>
        <w:t xml:space="preserve">/api/onboarding/domain-gap-check - Domain coverage analysis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Enrichment Pipeline</w:t>
      </w:r>
    </w:p>
    <w:p>
      <w:pPr>
        <w:spacing w:after="120"/>
      </w:pPr>
      <w:r>
        <w:t xml:space="preserve">Pipeline enrichment is now handled via Node.js scripts (scripts/backfill-500-strategic.mjs, scripts/enrich-all.mjs, etc.) rather than Python. PlaceIntelligence model stores signals per domain with reliability scores. No new stages (Seasonality, Provenance, Competitive Context) have been added yet.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Taste Matching Engine</w:t>
      </w:r>
    </w:p>
    <w:p>
      <w:pPr>
        <w:spacing w:after="100"/>
      </w:pPr>
      <w:r>
        <w:rPr>
          <w:b/>
          <w:bCs/>
        </w:rPr>
        <w:t xml:space="preserve">THREE matching approaches now exist:</w:t>
      </w:r>
    </w:p>
    <w:p>
      <w:pPr>
        <w:spacing w:after="60"/>
      </w:pPr>
      <w:r>
        <w:t xml:space="preserve">1. Signal-based (taste-match.ts): Corroboration boost, source credibility, anti-signal penalties, sustainability bonus, decay weighting</w:t>
      </w:r>
    </w:p>
    <w:p>
      <w:pPr>
        <w:spacing w:after="60"/>
      </w:pPr>
      <w:r>
        <w:t xml:space="preserve">2. Vector cosine similarity (vectors-v3.ts): 400-dim semantic embeddings, HNSW pgvector queries</w:t>
      </w:r>
    </w:p>
    <w:p>
      <w:pPr>
        <w:spacing w:after="120"/>
      </w:pPr>
      <w:r>
        <w:t xml:space="preserve">3. Profile-based flat scoring (legacy)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Scheduled Jobs</w:t>
      </w:r>
    </w:p>
    <w:p>
      <w:pPr>
        <w:spacing w:after="60"/>
      </w:pPr>
      <w:r>
        <w:t xml:space="preserve">Signal decay: /api/cron/signal-decay (nightly)</w:t>
      </w:r>
    </w:p>
    <w:p>
      <w:pPr>
        <w:spacing w:after="60"/>
      </w:pPr>
      <w:r>
        <w:t xml:space="preserve">Vector refresh: /api/cron/vector-refresh (nightly)</w:t>
      </w:r>
    </w:p>
    <w:p>
      <w:pPr>
        <w:spacing w:after="60"/>
      </w:pPr>
      <w:r>
        <w:t xml:space="preserve">Orphan sweep: /api/cron/orphan-sweep</w:t>
      </w:r>
    </w:p>
    <w:p>
      <w:pPr>
        <w:spacing w:after="60"/>
      </w:pPr>
      <w:r>
        <w:t xml:space="preserve">Taste trajectory detection: taste-trajectory.ts</w:t>
      </w:r>
    </w:p>
    <w:p>
      <w:pPr>
        <w:spacing w:after="60"/>
      </w:pPr>
      <w:r>
        <w:t xml:space="preserve">Re-profiling trigger: /api/profile/reprofiling-check</w:t>
      </w:r>
    </w:p>
    <w:p>
      <w:pPr>
        <w:spacing w:after="120"/>
      </w:pPr>
      <w:r>
        <w:t xml:space="preserve">Property sustainability re-score: NOT YET IMPLEMENTED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Frontend Components</w:t>
      </w:r>
    </w:p>
    <w:p>
      <w:pPr>
        <w:spacing w:after="60"/>
      </w:pPr>
      <w:r>
        <w:t xml:space="preserve">SustainabilityBadge: IMPLEMENTED</w:t>
      </w:r>
    </w:p>
    <w:p>
      <w:pPr>
        <w:spacing w:after="60"/>
      </w:pPr>
      <w:r>
        <w:t xml:space="preserve">RadarChart (8 domains): IMPLEMENTED</w:t>
      </w:r>
    </w:p>
    <w:p>
      <w:pPr>
        <w:spacing w:after="60"/>
      </w:pPr>
      <w:r>
        <w:t xml:space="preserve">TasteStone: IMPLEMENTED</w:t>
      </w:r>
    </w:p>
    <w:p>
      <w:pPr>
        <w:spacing w:after="60"/>
      </w:pPr>
      <w:r>
        <w:t xml:space="preserve">ScoreArc: IMPLEMENTED</w:t>
      </w:r>
    </w:p>
    <w:p>
      <w:pPr>
        <w:spacing w:after="60"/>
      </w:pPr>
      <w:r>
        <w:t xml:space="preserve">ExpandMosaicView: IMPLEMENTED</w:t>
      </w:r>
    </w:p>
    <w:p>
      <w:pPr>
        <w:spacing w:after="120"/>
      </w:pPr>
      <w:r>
        <w:del w:id="906" w:author="Claude" w:date="2026-03-13T00:00:00Z">
          <w:r>
            <w:delText>Rhythm/Tempo and Cultural Engagement phase components: NOT YET IMPLEMENTED</w:delText>
          </w:r>
        </w:del>
      </w:r>
    </w:p>
    <w:p>
      <w:r>
        <w:br w:type="page"/>
      </w:r>
    </w:p>
    <w:p>
      <w:pPr>
        <w:pStyle w:val="Heading1"/>
        <w:spacing w:after="240" w:before="240"/>
      </w:pPr>
      <w:r>
        <w:rPr>
          <w:b/>
          <w:bCs/>
          <w:color w:val="2E74B5"/>
          <w:sz w:val="32"/>
          <w:szCs w:val="32"/>
        </w:rPr>
        <w:t xml:space="preserve">PART C: Technical Roadmap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Phase 1: Proprietary Taste Graph (Foundation)</w:t>
      </w:r>
    </w:p>
    <w:p>
      <w:pPr>
        <w:spacing w:after="60"/>
      </w:pPr>
      <w:r>
        <w:t xml:space="preserve">TG-01 (TasteSignal, TasteContradiction, SustainabilitySignal): DONE</w:t>
      </w:r>
    </w:p>
    <w:p>
      <w:pPr>
        <w:spacing w:after="60"/>
      </w:pPr>
      <w:r>
        <w:t xml:space="preserve">TG-02 (allSignals on User model): DONE</w:t>
      </w:r>
    </w:p>
    <w:p>
      <w:pPr>
        <w:spacing w:after="60"/>
      </w:pPr>
      <w:r>
        <w:t xml:space="preserve">TG-03 (pgvector enabled, tasteVectorV3): DONE</w:t>
      </w:r>
    </w:p>
    <w:p>
      <w:pPr>
        <w:spacing w:after="60"/>
      </w:pPr>
      <w:r>
        <w:t xml:space="preserve">TG-04 (V3 vector computation): DONE</w:t>
      </w:r>
    </w:p>
    <w:p>
      <w:pPr>
        <w:spacing w:after="60"/>
      </w:pPr>
      <w:r>
        <w:t xml:space="preserve">TG-05 (KNN queries): DONE</w:t>
      </w:r>
    </w:p>
    <w:p>
      <w:pPr>
        <w:spacing w:after="60"/>
      </w:pPr>
      <w:r>
        <w:t xml:space="preserve">TG-06 (Contradictions stored, no co-occurrence index): PARTIALLY</w:t>
      </w:r>
    </w:p>
    <w:p>
      <w:pPr>
        <w:spacing w:after="60"/>
      </w:pPr>
      <w:r>
        <w:t xml:space="preserve">TG-07 (Real computed neighbors via findTasteNeighborsV3): DONE</w:t>
      </w:r>
    </w:p>
    <w:p>
      <w:pPr>
        <w:spacing w:after="60"/>
      </w:pPr>
      <w:r>
        <w:t xml:space="preserve">TG-08 (Signal clustering via K-means + OpenAI embeddings): DONE</w:t>
      </w:r>
    </w:p>
    <w:p>
      <w:pPr>
        <w:spacing w:after="60"/>
      </w:pPr>
      <w:r>
        <w:t xml:space="preserve">TG-09 (/dashboard/taste-clusters admin visualization): DONE</w:t>
      </w:r>
    </w:p>
    <w:p>
      <w:pPr>
        <w:spacing w:after="120"/>
      </w:pPr>
      <w:r>
        <w:t xml:space="preserve">TG-10 (Backfill pipeline): DONE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Phase 2: Property Embeddings</w:t>
      </w:r>
    </w:p>
    <w:p>
      <w:pPr>
        <w:spacing w:after="60"/>
      </w:pPr>
      <w:r>
        <w:t xml:space="preserve">PE-01 (Property embeddings use V3 schema): DONE</w:t>
      </w:r>
    </w:p>
    <w:p>
      <w:pPr>
        <w:spacing w:after="60"/>
      </w:pPr>
      <w:r>
        <w:t xml:space="preserve">PE-02 (computePropertyEmbeddingV3): DONE</w:t>
      </w:r>
    </w:p>
    <w:p>
      <w:pPr>
        <w:spacing w:after="60"/>
      </w:pPr>
      <w:r>
        <w:t xml:space="preserve">PE-03 (pgvector HNSW index on SavedPlace): DONE</w:t>
      </w:r>
    </w:p>
    <w:p>
      <w:pPr>
        <w:spacing w:after="60"/>
      </w:pPr>
      <w:r>
        <w:t xml:space="preserve">PE-04 (findSimilarPropertiesV3): DONE</w:t>
      </w:r>
    </w:p>
    <w:p>
      <w:pPr>
        <w:spacing w:after="60"/>
      </w:pPr>
      <w:r>
        <w:t xml:space="preserve">PE-05 (Property-to-property similarity via vector search): DONE</w:t>
      </w:r>
    </w:p>
    <w:p>
      <w:pPr>
        <w:spacing w:after="60"/>
      </w:pPr>
      <w:r>
        <w:t xml:space="preserve">PE-06 (Sentence transformer integration): NOT DONE</w:t>
      </w:r>
    </w:p>
    <w:p>
      <w:pPr>
        <w:spacing w:after="60"/>
      </w:pPr>
      <w:r>
        <w:t xml:space="preserve">PE-07 (/api/cron/vector-refresh nightly): DONE</w:t>
      </w:r>
    </w:p>
    <w:p>
      <w:pPr>
        <w:spacing w:after="60"/>
      </w:pPr>
      <w:r>
        <w:t xml:space="preserve">PE-08 (Backfill scripts): DONE</w:t>
      </w:r>
    </w:p>
    <w:p>
      <w:pPr>
        <w:spacing w:after="60"/>
      </w:pPr>
      <w:r>
        <w:t xml:space="preserve">PE-09 (findPropertiesByDomainV3 domain slice queries): DONE</w:t>
      </w:r>
    </w:p>
    <w:p>
      <w:pPr>
        <w:spacing w:after="60"/>
      </w:pPr>
      <w:r>
        <w:t xml:space="preserve">PE-10 (Evaluation harness): NOT DONE</w:t>
      </w:r>
    </w:p>
    <w:p>
      <w:pPr>
        <w:spacing w:after="120"/>
      </w:pPr>
      <w:r>
        <w:t xml:space="preserve">PE-11 (CLIP visual embeddings): NOT DONE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Phase 3: Collaborative Filtering</w:t>
      </w:r>
    </w:p>
    <w:p>
      <w:pPr>
        <w:spacing w:after="60"/>
      </w:pPr>
      <w:r>
        <w:t xml:space="preserve">CF-01 (/api/interactions event tracking): PARTIALLY</w:t>
      </w:r>
    </w:p>
    <w:p>
      <w:pPr>
        <w:spacing w:after="60"/>
      </w:pPr>
      <w:r>
        <w:t xml:space="preserve">CF-02 (interaction-tracker.ts + interaction-tracker-server.ts): PARTIALLY</w:t>
      </w:r>
    </w:p>
    <w:p>
      <w:pPr>
        <w:spacing w:after="120"/>
      </w:pPr>
      <w:r>
        <w:t xml:space="preserve">CF-03 through CF-10 (Matrix factorization, collaborative model training): NOT DONE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Phase 4: Behavioral Feedback Loop</w:t>
      </w:r>
    </w:p>
    <w:p>
      <w:pPr>
        <w:spacing w:after="60"/>
      </w:pPr>
      <w:r>
        <w:t xml:space="preserve">BF-01 (Event schema in /api/interactions): DONE</w:t>
      </w:r>
    </w:p>
    <w:p>
      <w:pPr>
        <w:spacing w:after="60"/>
      </w:pPr>
      <w:r>
        <w:t xml:space="preserve">BF-02 (interaction-tracker.ts for client-side events): PARTIALLY</w:t>
      </w:r>
    </w:p>
    <w:p>
      <w:pPr>
        <w:spacing w:after="60"/>
      </w:pPr>
      <w:r>
        <w:t xml:space="preserve">BF-03 (/api/interactions endpoint with batching): DONE</w:t>
      </w:r>
    </w:p>
    <w:p>
      <w:pPr>
        <w:spacing w:after="120"/>
      </w:pPr>
      <w:r>
        <w:t xml:space="preserve">BF-04 through BF-11 (Delta vector computation, incremental updates, weekly re-synthesis): NOT DONE</w:t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Phase 5: Grounded Generation (Discover)</w:t>
      </w:r>
    </w:p>
    <w:p>
      <w:pPr>
        <w:spacing w:after="60"/>
      </w:pPr>
      <w:r>
        <w:t xml:space="preserve">GG-01 (discover-candidates.ts retrieves via vector search): DONE</w:t>
      </w:r>
    </w:p>
    <w:p>
      <w:pPr>
        <w:spacing w:after="60"/>
      </w:pPr>
      <w:r>
        <w:t xml:space="preserve">GG-02 (discover-allocation.ts scores and ranks): DONE</w:t>
      </w:r>
    </w:p>
    <w:p>
      <w:pPr>
        <w:spacing w:after="60"/>
      </w:pPr>
      <w:r>
        <w:t xml:space="preserve">GG-03 (discover-allocation.ts slot allocation): DONE</w:t>
      </w:r>
    </w:p>
    <w:p>
      <w:pPr>
        <w:spacing w:after="60"/>
      </w:pPr>
      <w:r>
        <w:t xml:space="preserve">GG-04 (discover-editorial.ts structures Claude prompts): DONE</w:t>
      </w:r>
    </w:p>
    <w:p>
      <w:pPr>
        <w:spacing w:after="60"/>
      </w:pPr>
      <w:r>
        <w:t xml:space="preserve">GG-05 (/api/profile/discover grounded discover route): DONE</w:t>
      </w:r>
    </w:p>
    <w:p>
      <w:pPr>
        <w:spacing w:after="60"/>
      </w:pPr>
      <w:r>
        <w:t xml:space="preserve">GG-06 (Diversity handling in allocation): PARTIALLY</w:t>
      </w:r>
    </w:p>
    <w:p>
      <w:pPr>
        <w:spacing w:after="120"/>
      </w:pPr>
      <w:r>
        <w:t xml:space="preserve">GG-07 through GG-10 (Precision/recall, serendipity metric, A/B testing): NOT DONE</w:t>
      </w:r>
    </w:p>
    <w:p>
      <w:r>
        <w:br w:type="page"/>
      </w:r>
    </w:p>
    <w:p>
      <w:pPr>
        <w:pStyle w:val="Heading2"/>
        <w:spacing w:after="180" w:before="240"/>
      </w:pPr>
      <w:r>
        <w:rPr>
          <w:b/>
          <w:bCs/>
          <w:color w:val="2E74B5"/>
          <w:sz w:val="26"/>
          <w:szCs w:val="26"/>
        </w:rPr>
        <w:t xml:space="preserve">Strategic Vision &amp; Next Steps</w:t>
      </w:r>
    </w:p>
    <w:p>
      <w:pPr>
        <w:spacing w:after="120"/>
      </w:pPr>
      <w:r>
        <w:t xml:space="preserve">The Terrazzo Taste Intelligence system has successfully established the foundational architecture (Phases 1-2 largely complete, Phases 3-5 in progress). The next priority should be: (1) completing Phase 3 collaborative filtering for serendipity, (2) finalizing behavioral feedback integration, (3) evaluating discover generation quality, and (4) </w:t>
      </w:r>
    </w:p>
    <w:p>
      <w:r>
        <w:del w:id="907" w:author="Claude" w:date="2026-03-13T00:00:00Z">
          <w:r>
            <w:delText>planning domain expansion (Rhythm &amp; Tempo, Cultural Engagement) based on product strategy.</w:delText>
          </w:r>
        </w:del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2026-03-09T22:37:08.860Z</dcterms:created>
  <dcterms:modified xsi:type="dcterms:W3CDTF">2026-03-09T22:37:08.860Z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