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jc w:val="center"/>
      </w:pPr>
      <w:r>
        <w:rPr>
          <w:rFonts w:ascii="Georgia" w:cs="Georgia" w:eastAsia="Georgia" w:hAnsi="Georgia"/>
          <w:b/>
          <w:bCs/>
          <w:color w:val="1C1A17"/>
          <w:sz w:val="56"/>
          <w:szCs w:val="56"/>
        </w:rPr>
        <w:t xml:space="preserve">TERRAZZO</w:t>
      </w:r>
    </w:p>
    <w:p>
      <w:pPr>
        <w:spacing w:after="200"/>
      </w:pPr>
    </w:p>
    <w:p>
      <w:pPr>
        <w:jc w:val="center"/>
      </w:pPr>
      <w:r>
        <w:rPr>
          <w:rFonts w:ascii="Georgia" w:cs="Georgia" w:eastAsia="Georgia" w:hAnsi="Georgia"/>
          <w:color w:val="2A7A56"/>
          <w:sz w:val="32"/>
          <w:szCs w:val="32"/>
        </w:rPr>
        <w:t xml:space="preserve">Strategic Architecture &amp; Product Reference</w:t>
      </w:r>
    </w:p>
    <w:p>
      <w:pPr>
        <w:spacing w:after="100"/>
      </w:pPr>
    </w:p>
    <w:p>
      <w:pPr>
        <w:spacing w:after="100"/>
        <w:jc w:val="center"/>
      </w:pPr>
      <w:r>
        <w:rPr>
          <w:rFonts w:ascii="Arial" w:cs="Arial" w:eastAsia="Arial" w:hAnsi="Arial"/>
          <w:i/>
          <w:iCs/>
          <w:color w:val="C8923A"/>
          <w:sz w:val="28"/>
          <w:szCs w:val="28"/>
        </w:rPr>
        <w:t xml:space="preserve">The Taste Intelligence Platform</w:t>
      </w:r>
    </w:p>
    <w:p>
      <w:pPr>
        <w:spacing w:after="600"/>
      </w:pPr>
    </w:p>
    <w:p>
      <w:pPr>
        <w:jc w:val="center"/>
      </w:pPr>
      <w:r>
        <w:rPr>
          <w:rFonts w:ascii="Arial" w:cs="Arial" w:eastAsia="Arial" w:hAnsi="Arial"/>
          <w:color w:val="888888"/>
          <w:sz w:val="22"/>
          <w:szCs w:val="22"/>
        </w:rPr>
        <w:t xml:space="preserve">Updated March 2026  |  Confidential</w:t>
      </w:r>
    </w:p>
    <w:p>
      <w:pPr>
        <w:jc w:val="center"/>
      </w:pPr>
      <w:r>
        <w:rPr>
          <w:rFonts w:ascii="Arial" w:cs="Arial" w:eastAsia="Arial" w:hAnsi="Arial"/>
          <w:color w:val="888888"/>
          <w:sz w:val="20"/>
          <w:szCs w:val="20"/>
        </w:rPr>
        <w:t xml:space="preserve">Reflects competitive positioning analysis, Mindtrip product teardown, and strategic pivot.</w:t>
      </w:r>
    </w:p>
    <w:p>
      <w:pPr>
        <w:sectPr>
          <w:pgSz w:w="12240" w:h="15840" w:orient="portrait"/>
          <w:pgMar w:top="1440" w:right="1440" w:bottom="1440" w:left="1440" w:header="708" w:footer="708" w:gutter="0"/>
          <w:pgNumType/>
          <w:docGrid w:linePitch="360"/>
        </w:sectPr>
      </w:pPr>
    </w:p>
    <w:p>
      <w:pPr>
        <w:pStyle w:val="Heading1"/>
      </w:pPr>
      <w:r>
        <w:t xml:space="preserve">1. The Strategic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56" w:sz="6"/>
              <w:left w:val="none" w:sz="0"/>
              <w:bottom w:val="none" w:sz="0"/>
              <w:right w:val="none" w:sz="0"/>
            </w:tcBorders>
            <w:shd w:fill="E8F5EE" w:val="clear"/>
            <w:tcMar>
              <w:top w:type="dxa" w:w="160"/>
              <w:left w:type="dxa" w:w="200"/>
              <w:bottom w:type="dxa" w:w="160"/>
              <w:right w:type="dxa" w:w="200"/>
            </w:tcMar>
          </w:tcPr>
          <w:p>
            <w:pPr>
              <w:spacing w:after="120"/>
            </w:pPr>
            <w:r>
              <w:rPr>
                <w:rFonts w:ascii="Georgia" w:cs="Georgia" w:eastAsia="Georgia" w:hAnsi="Georgia"/>
                <w:b/>
                <w:bCs/>
                <w:color w:val="2A7A56"/>
                <w:sz w:val="26"/>
                <w:szCs w:val="26"/>
              </w:rPr>
              <w:t xml:space="preserve">POSITIONING STATEMENT</w:t>
            </w:r>
          </w:p>
          <w:p>
            <w:r>
              <w:rPr>
                <w:rFonts w:ascii="Arial" w:cs="Arial" w:eastAsia="Arial" w:hAnsi="Arial"/>
                <w:color w:val="1C1A17"/>
                <w:sz w:val="22"/>
                <w:szCs w:val="22"/>
              </w:rPr>
              <w:t xml:space="preserve">Terrazzo is the taste intelligence platform for travelers who care deeply about the quality and specificity of their experiences. Unlike broad travel planning tools that treat personalization as a quiz, Terrazzo builds a living understanding of your taste and uses it to surface places that feel like they were chosen by someone who actually knows you.</w:t>
            </w:r>
          </w:p>
        </w:tc>
      </w:tr>
    </w:tbl>
    <w:p>
      <w:pPr>
        <w:spacing w:after="200"/>
      </w:pPr>
    </w:p>
    <w:p>
      <w:pPr>
        <w:spacing w:after="200"/>
      </w:pPr>
      <w:r>
        <w:rPr>
          <w:rFonts w:ascii="Arial" w:cs="Arial" w:eastAsia="Arial" w:hAnsi="Arial"/>
          <w:color w:val="1C1A17"/>
          <w:sz w:val="24"/>
          <w:szCs w:val="24"/>
        </w:rPr>
        <w:t xml:space="preserve">Terrazzo is not competing with Mindtrip, Google Travel, or other AI trip planning tools. Those products optimize for breadth: helping anyone plan any trip. Terrazzo occupies an adjacent position that broad platforms fundamentally cannot reach.</w:t>
      </w:r>
    </w:p>
    <w:p>
      <w:pPr>
        <w:spacing w:after="200"/>
      </w:pPr>
      <w:r>
        <w:rPr>
          <w:rFonts w:ascii="Arial" w:cs="Arial" w:eastAsia="Arial" w:hAnsi="Arial"/>
          <w:color w:val="1C1A17"/>
          <w:sz w:val="24"/>
          <w:szCs w:val="24"/>
        </w:rPr>
        <w:t xml:space="preserve">The goal is to build a taste intelligence system that replicates what an elite travel advisor builds over a 20-year client relationship—and to do it in the first conversation, then compound that understanding with every subsequent interaction.</w:t>
      </w:r>
    </w:p>
    <w:p>
      <w:pPr>
        <w:spacing w:after="200"/>
      </w:pPr>
      <w:r>
        <w:rPr>
          <w:rFonts w:ascii="Arial" w:cs="Arial" w:eastAsia="Arial" w:hAnsi="Arial"/>
          <w:color w:val="1C1A17"/>
          <w:sz w:val="24"/>
          <w:szCs w:val="24"/>
        </w:rPr>
        <w:t xml:space="preserve">Elite advisors at firms like Indagare, Scott Dunn, or Embark Beyond charge $5,000–25,000+ per year. Their clients pay because these advisors know something no algorithm captures: the precise texture of their taste, including all its contradictions, context-dependencies, and emotional underpinnings. These advisors don’t match preferences. They pattern-match on identity.</w:t>
      </w:r>
    </w:p>
    <w:p>
      <w:pPr>
        <w:pStyle w:val="Heading2"/>
      </w:pPr>
      <w:r>
        <w:t xml:space="preserve">1.1 Three Pillars of Differentiation</w:t>
      </w:r>
    </w:p>
    <w:p>
      <w:pPr>
        <w:spacing w:after="200"/>
      </w:pPr>
      <w:r>
        <w:rPr>
          <w:rFonts w:ascii="Arial" w:cs="Arial" w:eastAsia="Arial" w:hAnsi="Arial"/>
          <w:color w:val="1C1A17"/>
          <w:sz w:val="24"/>
          <w:szCs w:val="24"/>
        </w:rPr>
        <w:t xml:space="preserve">Terrazzo’s moat is not a feature. It is the compound effect of three proprietary layers that reinforce each other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56" w:sz="6"/>
              <w:left w:val="none" w:sz="0"/>
              <w:bottom w:val="none" w:sz="0"/>
              <w:right w:val="none" w:sz="0"/>
            </w:tcBorders>
            <w:shd w:fill="E8F5EE" w:val="clear"/>
            <w:tcMar>
              <w:top w:type="dxa" w:w="160"/>
              <w:left w:type="dxa" w:w="200"/>
              <w:bottom w:type="dxa" w:w="160"/>
              <w:right w:type="dxa" w:w="200"/>
            </w:tcMar>
          </w:tcPr>
          <w:p>
            <w:pPr>
              <w:spacing w:after="120"/>
            </w:pPr>
            <w:r>
              <w:rPr>
                <w:rFonts w:ascii="Georgia" w:cs="Georgia" w:eastAsia="Georgia" w:hAnsi="Georgia"/>
                <w:b/>
                <w:bCs/>
                <w:color w:val="2A7A56"/>
                <w:sz w:val="26"/>
                <w:szCs w:val="26"/>
              </w:rPr>
              <w:t xml:space="preserve">PILLAR 1: Deep Taste Intelligence</w:t>
            </w:r>
          </w:p>
          <w:p>
            <w:r>
              <w:rPr>
                <w:rFonts w:ascii="Arial" w:cs="Arial" w:eastAsia="Arial" w:hAnsi="Arial"/>
                <w:color w:val="1C1A17"/>
                <w:sz w:val="22"/>
                <w:szCs w:val="22"/>
              </w:rPr>
              <w:t xml:space="preserve">A 200+ signal, 6-dimension taste model built through an 11-phase conversational onboarding and continuously enriched by every interaction. Captures contradictions, emotional drivers, and contextual shifts. This is categorically different from quiz-based personalization—Mindtrip’s 7-step quiz captures ~30 signals with no learning, no contradiction awareness, and no contextual adaptation. Two users with identical quiz answers get identical recommendations. On Terrazzo, no two profiles are alike.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56" w:sz="6"/>
              <w:left w:val="none" w:sz="0"/>
              <w:bottom w:val="none" w:sz="0"/>
              <w:right w:val="none" w:sz="0"/>
            </w:tcBorders>
            <w:shd w:fill="E8F5EE" w:val="clear"/>
            <w:tcMar>
              <w:top w:type="dxa" w:w="160"/>
              <w:left w:type="dxa" w:w="200"/>
              <w:bottom w:type="dxa" w:w="160"/>
              <w:right w:type="dxa" w:w="200"/>
            </w:tcMar>
          </w:tcPr>
          <w:p>
            <w:pPr>
              <w:spacing w:after="120"/>
            </w:pPr>
            <w:r>
              <w:rPr>
                <w:rFonts w:ascii="Georgia" w:cs="Georgia" w:eastAsia="Georgia" w:hAnsi="Georgia"/>
                <w:b/>
                <w:bCs/>
                <w:color w:val="2A7A56"/>
                <w:sz w:val="26"/>
                <w:szCs w:val="26"/>
              </w:rPr>
              <w:t xml:space="preserve">PILLAR 2: Curated Collections &amp; Day Planning</w:t>
            </w:r>
          </w:p>
          <w:p>
            <w:r>
              <w:rPr>
                <w:rFonts w:ascii="Arial" w:cs="Arial" w:eastAsia="Arial" w:hAnsi="Arial"/>
                <w:color w:val="1C1A17"/>
                <w:sz w:val="22"/>
                <w:szCs w:val="22"/>
              </w:rPr>
              <w:t xml:space="preserve">The better version of your Google Maps saves and trip spreadsheet. Taste-led travelers already cobble together messy saved lists, spreadsheets with notes and bookings, and screenshots of recommendations from friends. Terrazzo replaces that entire workflow with a purpose-built tool that’s intentionally low-tech in feel but intelligent underneath. Unlike Mindtrip’s feature-heavy itinerary builder (which pulls in noisy content and images from the entire internet), Terrazzo is curated and calm—your places, your taste, your plan. No algorithmic content feeds, no creator UGC, no stock photography. Just a clean workspace for organizing the places that matter to you.</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56" w:sz="6"/>
              <w:left w:val="none" w:sz="0"/>
              <w:bottom w:val="none" w:sz="0"/>
              <w:right w:val="none" w:sz="0"/>
            </w:tcBorders>
            <w:shd w:fill="E8F5EE" w:val="clear"/>
            <w:tcMar>
              <w:top w:type="dxa" w:w="160"/>
              <w:left w:type="dxa" w:w="200"/>
              <w:bottom w:type="dxa" w:w="160"/>
              <w:right w:type="dxa" w:w="200"/>
            </w:tcMar>
          </w:tcPr>
          <w:p>
            <w:pPr>
              <w:spacing w:after="120"/>
            </w:pPr>
            <w:r>
              <w:rPr>
                <w:rFonts w:ascii="Georgia" w:cs="Georgia" w:eastAsia="Georgia" w:hAnsi="Georgia"/>
                <w:b/>
                <w:bCs/>
                <w:color w:val="2A7A56"/>
                <w:sz w:val="26"/>
                <w:szCs w:val="26"/>
              </w:rPr>
              <w:t xml:space="preserve">PILLAR 3: Place Intelligence as Editorial</w:t>
            </w:r>
          </w:p>
          <w:p>
            <w:r>
              <w:rPr>
                <w:rFonts w:ascii="Arial" w:cs="Arial" w:eastAsia="Arial" w:hAnsi="Arial"/>
                <w:color w:val="1C1A17"/>
                <w:sz w:val="22"/>
                <w:szCs w:val="22"/>
              </w:rPr>
              <w:t xml:space="preserve">An 8-stage enrichment pipeline that produces deep, narrative understanding of every place. Not aggregated ratings (Mindtrip shows Google + TripAdvisor + Michelin scores side-by-side) but synthesized intelligence about what makes a place special, who it’s for, and what the experience actually feels like. Combined with deep taste intelligence, this enables percentage-matched recommendations with natural language explanations.</w:t>
            </w:r>
          </w:p>
        </w:tc>
      </w:tr>
    </w:tbl>
    <w:p>
      <w:pPr>
        <w:spacing w:after="200"/>
      </w:pPr>
    </w:p>
    <w:p>
      <w:pPr>
        <w:pStyle w:val="Heading2"/>
      </w:pPr>
      <w:r>
        <w:t xml:space="preserve">1.2 The Target User: The Taste-Led Traveler</w:t>
      </w:r>
    </w:p>
    <w:p>
      <w:pPr>
        <w:spacing w:after="200"/>
      </w:pPr>
      <w:r>
        <w:rPr>
          <w:rFonts w:ascii="Arial" w:cs="Arial" w:eastAsia="Arial" w:hAnsi="Arial"/>
          <w:color w:val="1C1A17"/>
          <w:sz w:val="24"/>
          <w:szCs w:val="24"/>
        </w:rPr>
        <w:t xml:space="preserve">This is not a demographic. It is a psychographic—a way of relating to travel experiences that transcends age, income, and geography. The taste-led traveler is someone whose identity is partially defined by the quality and specificity of their experiences. They don’t want “recommendations”—they want recognition.</w:t>
      </w:r>
    </w:p>
    <w:p>
      <w:pPr>
        <w:spacing w:after="200"/>
      </w:pPr>
      <w:r>
        <w:rPr>
          <w:rFonts w:ascii="Arial" w:cs="Arial" w:eastAsia="Arial" w:hAnsi="Arial"/>
          <w:color w:val="1C1A17"/>
          <w:sz w:val="24"/>
          <w:szCs w:val="24"/>
        </w:rPr>
        <w:t xml:space="preserve">They exist across income levels: a 28-year-old food writer in Brooklyn and a 55-year-old executive in San Francisco both fit this profile. What they share is an emotional relationship with place and taste that generic personalization cannot 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358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Taste-Led Traveler</w:t>
            </w:r>
          </w:p>
        </w:tc>
        <w:tc>
          <w:tcPr>
            <w:tcW w:type="dxa" w:w="358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Mass-Market Traveler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Discovery mindset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Show me something I wouldn’t find myself</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Show me the top 10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Contradiction tolerance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Loves Michelin stars AND hole-in-the-wall dives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Picks a lane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Context sensitivity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Different taste when solo vs. with partner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Same preferences regardless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Emotional relationship</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A place must “feel right,” not just check boxes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Ratings and reviews suffice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Planning investment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Willing to invest 15–20 min for better results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Wants instant answers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Social proof</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Values insider knowledge over crowd consensus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Trusts popular opinion</w:t>
            </w:r>
          </w:p>
        </w:tc>
      </w:tr>
    </w:tbl>
    <w:p>
      <w:pPr>
        <w:spacing w:after="200"/>
      </w:pPr>
    </w:p>
    <w:p>
      <w:pPr>
        <w:spacing w:after="200"/>
      </w:pPr>
      <w:r>
        <w:rPr>
          <w:rFonts w:ascii="Arial" w:cs="Arial" w:eastAsia="Arial" w:hAnsi="Arial"/>
          <w:color w:val="1C1A17"/>
          <w:sz w:val="24"/>
          <w:szCs w:val="24"/>
        </w:rPr>
        <w:t xml:space="preserve">Why this audience is strategic: taste-led travelers are high-LTV, low-churn, and organic evangelists. They recommend tools to their social circles because taste is a social currency. They also disproportionately influence travel culture (food writers, design professionals, hospitality insiders, cultural creators).</w:t>
      </w:r>
    </w:p>
    <w:p>
      <w:pPr>
        <w:pStyle w:val="Heading2"/>
      </w:pPr>
      <w:r>
        <w:t xml:space="preserve">1.3 Competitive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760"/>
        <w:gridCol w:w="2500"/>
      </w:tblGrid>
      <w:tr>
        <w:tc>
          <w:tcPr>
            <w:tcW w:type="dxa" w:w="16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25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Mindtrip</w:t>
            </w:r>
          </w:p>
        </w:tc>
        <w:tc>
          <w:tcPr>
            <w:tcW w:type="dxa" w:w="276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Terrazzo</w:t>
            </w:r>
          </w:p>
        </w:tc>
        <w:tc>
          <w:tcPr>
            <w:tcW w:type="dxa" w:w="25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Google Travel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Category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AI travel planner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Taste intelligence platform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Search + booking aggregator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Core promise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Plan any trip with AI</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Travel that actually knows you</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Find and book everything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Target user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Anyone planning a trip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Taste-led travelers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Everyone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Personalization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Quiz-based (~30 signals)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Compounding taste model (200+)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Search history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Moat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Creator content + execution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Taste data flywheel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Distribution + data scale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Key risk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Commoditized by platform AI</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Onboarding friction; niche size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No personalization depth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3A" w:sz="6"/>
              <w:left w:val="none" w:sz="0"/>
              <w:bottom w:val="none" w:sz="0"/>
              <w:right w:val="none" w:sz="0"/>
            </w:tcBorders>
            <w:shd w:fill="FFF5E6" w:val="clear"/>
            <w:tcMar>
              <w:top w:type="dxa" w:w="160"/>
              <w:left w:type="dxa" w:w="200"/>
              <w:bottom w:type="dxa" w:w="160"/>
              <w:right w:type="dxa" w:w="200"/>
            </w:tcMar>
          </w:tcPr>
          <w:p>
            <w:pPr>
              <w:spacing w:after="120"/>
            </w:pPr>
            <w:r>
              <w:rPr>
                <w:rFonts w:ascii="Georgia" w:cs="Georgia" w:eastAsia="Georgia" w:hAnsi="Georgia"/>
                <w:b/>
                <w:bCs/>
                <w:color w:val="C8923A"/>
                <w:sz w:val="26"/>
                <w:szCs w:val="26"/>
              </w:rPr>
              <w:t xml:space="preserve">PLATFORM RISK INSIGHT</w:t>
            </w:r>
          </w:p>
          <w:p>
            <w:r>
              <w:rPr>
                <w:rFonts w:ascii="Arial" w:cs="Arial" w:eastAsia="Arial" w:hAnsi="Arial"/>
                <w:color w:val="1C1A17"/>
                <w:sz w:val="22"/>
                <w:szCs w:val="22"/>
              </w:rPr>
              <w:t xml:space="preserve">When Apple Intelligence or Google Gemini builds AI trip planning into their OS (likely within 12–18 months), broad tools like Mindtrip face existential platform risk. Terrazzo’s taste intelligence moat is insulated because deep personalization requires the user relationship, the data flywheel, and the enrichment pipeline—none of which a platform player would build for a niche audience.</w:t>
            </w:r>
          </w:p>
        </w:tc>
      </w:tr>
    </w:tbl>
    <w:p>
      <w:pPr>
        <w:spacing w:after="200"/>
      </w:pPr>
    </w:p>
    <w:p>
      <w:pPr>
        <w:pStyle w:val="Heading2"/>
      </w:pPr>
      <w:r>
        <w:t xml:space="preserve">1.4 What We Deliberately Don’t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We Don’t Do</w:t>
            </w:r>
          </w:p>
        </w:tc>
        <w:tc>
          <w:tcPr>
            <w:tcW w:type="dxa" w:w="636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Why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Full booking 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Massive complexity for marginal value. Link out to partners instead.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Creator/UGC platform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Mindtrip acquired Thatch for this. Our AI editorial intelligence is the counter-play.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Events/concerts/sports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Not core to taste intelligence. Would diffuse focus.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Budget travel optimization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Our target user optimizes for experience, not price.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Social/group planning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Collaborative trip planning is a feature war we don’t need to fight.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Algorithmic content feeds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No trending destinations, no stock photography, no internet-scraped suggestions. Every place in Terrazzo is yours or taste-matched to you.</w:t>
            </w:r>
          </w:p>
        </w:tc>
      </w:tr>
    </w:tbl>
    <w:p>
      <w:r>
        <w:br w:type="page"/>
      </w:r>
    </w:p>
    <w:p>
      <w:pPr>
        <w:pStyle w:val="Heading1"/>
      </w:pPr>
      <w:r>
        <w:t xml:space="preserve">2. What’s Built: Implementation Status</w:t>
      </w:r>
    </w:p>
    <w:p>
      <w:pPr>
        <w:spacing w:after="200"/>
      </w:pPr>
      <w:r>
        <w:rPr>
          <w:rFonts w:ascii="Arial" w:cs="Arial" w:eastAsia="Arial" w:hAnsi="Arial"/>
          <w:color w:val="1C1A17"/>
          <w:sz w:val="24"/>
          <w:szCs w:val="24"/>
        </w:rPr>
        <w:t xml:space="preserve">As of March 2026, Terrazzo has evolved from the original Expo/React Native iOS prototype into a full Next.js web application. The codebase consists of 90+ TypeScript files running on Next.js 16, React 19, Prisma ORM with PostgreSQL, and Zustand state management.</w:t>
      </w:r>
    </w:p>
    <w:p>
      <w:pPr>
        <w:pStyle w:val="Heading2"/>
      </w:pPr>
      <w:r>
        <w:t xml:space="preserve">2.1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36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Framework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Next.js 16.1.6 + React 19.2.3 (App Router)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Language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TypeScript 5 (strict mode)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State Management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Zustand 5.0.11 with localStorage persistence + DB hydration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Database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PostgreSQL via Prisma 7.4 + Supabase (auth + pgvector)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Vector Search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pgvector with 400-dim HNSW indices (Supabase)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AI Engine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Anthropic Claude (claude-sonnet-4-20250514)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Embeddings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OpenAI text-embedding-3-small (signal clustering)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Speech-to-Text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Browser Web Speech API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Text-to-Speech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Custom TTS API (/api/tts)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Maps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@vis.gl/react-google-maps 1.7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Background Jobs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Inngest 3.52 (durable functions) + Node.js scripts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Email Integration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Nylas 8.0.1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Rate Limiting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Upstash Redis 1.34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Validation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Zod 4.3.6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Styling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Tailwind CSS 4 + custom Forme Libere design tokens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Testing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Vitest 4.0.18 (8 test files)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Animations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Framer Motion 12.34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Icons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Custom Perriand icon system (140+ icons)</w:t>
            </w:r>
          </w:p>
        </w:tc>
      </w:tr>
    </w:tbl>
    <w:p>
      <w:pPr>
        <w:spacing w:after="200"/>
      </w:pPr>
    </w:p>
    <w:p>
      <w:pPr>
        <w:pStyle w:val="Heading2"/>
      </w:pPr>
      <w:r>
        <w:t xml:space="preserve">2.2 App Structure: 21 Routes (9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c>
          <w:tcPr>
            <w:tcW w:type="dxa" w:w="18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Group</w:t>
            </w:r>
          </w:p>
        </w:tc>
        <w:tc>
          <w:tcPr>
            <w:tcW w:type="dxa" w:w="33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Routes</w:t>
            </w:r>
          </w:p>
        </w:tc>
        <w:tc>
          <w:tcPr>
            <w:tcW w:type="dxa" w:w="426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Auth</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/login, /auth/callback, (home redirect)</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Supabase authentication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Onboarding</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/onboarding, /phase/[id], /processing, /act1-complete, /act2-complete, /gap-fill, /reveal</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3-Act adaptive taste profiling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Trip Planning</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/trips, /trips/new, /trips/[id], /trips/join</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Multi-destination day planner + chat + map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Discovery</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/profile (includes discover feed)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Taste-matched recommendation feed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Saved</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/saved, /saved/collections/[id]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My Places library + collections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Email</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/email/inbox</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Email reservation scanning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Places</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/places/[googlePlaceId]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Place intelligence detail view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Shared</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/shared/[token]</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Public shared trip/collection view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Admin</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/dashboard/taste-clusters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Taste clustering visualization</w:t>
            </w:r>
          </w:p>
        </w:tc>
      </w:tr>
    </w:tbl>
    <w:p>
      <w:r>
        <w:br w:type="page"/>
      </w:r>
    </w:p>
    <w:p>
      <w:pPr>
        <w:pStyle w:val="Heading1"/>
      </w:pPr>
      <w:r>
        <w:t xml:space="preserve">3. The Taste Model Architecture</w:t>
      </w:r>
    </w:p>
    <w:p>
      <w:pPr>
        <w:spacing w:after="200"/>
      </w:pPr>
      <w:r>
        <w:rPr>
          <w:rFonts w:ascii="Arial" w:cs="Arial" w:eastAsia="Arial" w:hAnsi="Arial"/>
          <w:color w:val="1C1A17"/>
          <w:sz w:val="24"/>
          <w:szCs w:val="24"/>
        </w:rPr>
        <w:t xml:space="preserve">The taste model is Terrazzo’s core intellectual property and the foundation of Pillar 1. It operates on three distinct layers, each capturing a different depth of user understanding.</w:t>
      </w:r>
    </w:p>
    <w:p>
      <w:pPr>
        <w:pStyle w:val="Heading2"/>
      </w:pPr>
      <w:r>
        <w:t xml:space="preserve">3.1 The 6 Taste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Domain</w:t>
            </w:r>
          </w:p>
        </w:tc>
        <w:tc>
          <w:tcPr>
            <w:tcW w:type="dxa" w:w="32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What It Captures</w:t>
            </w:r>
          </w:p>
        </w:tc>
        <w:tc>
          <w:tcPr>
            <w:tcW w:type="dxa" w:w="476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Example Signals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Design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Aesthetic identity, material palette, sensory character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neo-rustic, wabi-sabi warmth, organic modernism, Scandinavian restraint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Character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Property personality: size, intimacy, cultural rootedness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owner-operated, locals-at-the-bar, neighborhood-integrated, pilgrimage-worthy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Service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Hospitality style, formality, host-guest relationship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staff-as-host, anti-butler, memory-driven, first-name basis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Food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Culinary philosophy, dining format, table culture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tasting-menu-averse, communal-table-lover, local-wine-only, market-driven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Location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Setting, walkability, surroundings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walkable-to-everything, courtyard-centered, water-adjacent, mountain-facing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Wellness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Physical comfort, sleep, movement, bathing</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sauna-ritual, morning-swim, deep-bath-essential, spa-skeptic</w:t>
            </w:r>
          </w:p>
        </w:tc>
      </w:tr>
    </w:tbl>
    <w:p>
      <w:pPr>
        <w:spacing w:after="200"/>
      </w:pPr>
    </w:p>
    <w:p>
      <w:pPr>
        <w:spacing w:after="200"/>
      </w:pPr>
      <w:r>
        <w:rPr>
          <w:rFonts w:ascii="Arial" w:cs="Arial" w:eastAsia="Arial" w:hAnsi="Arial"/>
          <w:color w:val="1C1A17"/>
          <w:sz w:val="24"/>
          <w:szCs w:val="24"/>
        </w:rPr>
        <w:t xml:space="preserve">Each domain has 30–60 micro-vocabulary terms for precise signal extraction, totaling 200+ matchable attributes encoded in the TASTE_ONTOLOGY_SYSTEM_PROMPT constant.</w:t>
      </w:r>
    </w:p>
    <w:p>
      <w:pPr>
        <w:pStyle w:val="Heading2"/>
      </w:pPr>
      <w:r>
        <w:t xml:space="preserve">3.2 Signal Confidence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Confidence</w:t>
            </w:r>
          </w:p>
        </w:tc>
        <w:tc>
          <w:tcPr>
            <w:tcW w:type="dxa" w:w="378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Meaning</w:t>
            </w:r>
          </w:p>
        </w:tc>
        <w:tc>
          <w:tcPr>
            <w:tcW w:type="dxa" w:w="378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0.9–1.0</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Explicit, specific statement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“I need a fireplace in winter”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0.7–0.89</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Strong implication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“That masseria was perfect” → vernacular architecture affinity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0.5–0.69</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Moderate inference with supporting context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0.3–0.49</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Weak signal, needs confirmation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Below 0.3</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Do not extract. Insufficient evidence.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
            </w:r>
          </w:p>
        </w:tc>
      </w:tr>
    </w:tbl>
    <w:p>
      <w:pPr>
        <w:spacing w:after="200"/>
      </w:pPr>
    </w:p>
    <w:p>
      <w:pPr>
        <w:spacing w:after="200"/>
      </w:pPr>
      <w:r>
        <w:rPr>
          <w:rFonts w:ascii="Arial" w:cs="Arial" w:eastAsia="Arial" w:hAnsi="Arial"/>
          <w:color w:val="1C1A17"/>
          <w:sz w:val="24"/>
          <w:szCs w:val="24"/>
        </w:rPr>
        <w:t xml:space="preserve">Anti-taste signals (what someone rejects) are extracted with equal weight, prefixed with “anti-” (e.g., anti-Instagram, anti-marble-lobby). The system treats rejection signals as potentially more valuable than positive signals for matching precision.</w:t>
      </w:r>
    </w:p>
    <w:p>
      <w:pPr>
        <w:pStyle w:val="Heading2"/>
      </w:pPr>
      <w:r>
        <w:t xml:space="preserve">3.3 Contradiction Mapping</w:t>
      </w:r>
    </w:p>
    <w:p>
      <w:pPr>
        <w:spacing w:after="200"/>
      </w:pPr>
      <w:r>
        <w:rPr>
          <w:rFonts w:ascii="Arial" w:cs="Arial" w:eastAsia="Arial" w:hAnsi="Arial"/>
          <w:color w:val="1C1A17"/>
          <w:sz w:val="24"/>
          <w:szCs w:val="24"/>
        </w:rPr>
        <w:t xml:space="preserve">The system actively detects tensions between stated preference vs. revealed behavior, abstract ideal vs. specific memory, solo self vs. social self. Each contradiction becomes a conditional matching rule, producing compound queries instead of averaging.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58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Example</w:t>
            </w:r>
          </w:p>
        </w:tc>
        <w:tc>
          <w:tcPr>
            <w:tcW w:type="dxa" w:w="358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Resolution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Stated vs. Revealed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“I like quiet” but loved a bustling piazza hotel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Quiet ROOM in lively AREA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Aesthetic vs. Emotional</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“I’m a minimalist” but craves warmth</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Warm minimalism, not cold minimalism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Control vs. Surrender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Plans restaurants but best meals were spontaneous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Curated optionality, not rigid plans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Identity vs. Behavior</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“I’m adventurous” but chooses familiar comfort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Adventurous in discovery, conservative in accommodation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Budget vs. Value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“I don’t need luxury” but every loved hotel is premium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Rejects luxury signaling, craves quality</w:t>
            </w:r>
          </w:p>
        </w:tc>
      </w:tr>
    </w:tbl>
    <w:p>
      <w:pPr>
        <w:pStyle w:val="Heading2"/>
      </w:pPr>
      <w:r>
        <w:t xml:space="preserve">3.4 Emotional Drivers</w:t>
      </w:r>
    </w:p>
    <w:p>
      <w:pPr>
        <w:spacing w:after="200"/>
      </w:pPr>
      <w:del w:id="900" w:author="Claude" w:date="2026-03-13T00:00:00Z">
        <w:r>
          <w:rPr>
            <w:rFonts w:ascii="Arial" w:cs="Arial" w:eastAsia="Arial" w:hAnsi="Arial"/>
            <w:color w:val="1C1A17"/>
            <w:sz w:val="24"/>
            <w:szCs w:val="24"/>
          </w:rPr>
          <w:delText xml:space="preserve">Five primary emotional driver archetypes: Sanctuary Seekers (travel to recover), Discovery Addicts (travel to find the unknown), Aesthetic Pilgrims (travel to experience beauty), Connection Builders (travel to deepen relationships), and Identity Expressors (the hotel IS the destination). Each user gets a primary and secondary driver extracted during onboarding.</w:delText>
        </w:r>
      </w:del>
      <w:ins w:id="901" w:author="Claude" w:date="2026-03-13T00:00:00Z">
        <w:r>
          <w:rPr>
            <w:rFonts w:ascii="Arial" w:cs="Arial" w:eastAsia="Arial" w:hAnsi="Arial"/>
            <w:color w:val="1C1A17"/>
            <w:sz w:val="24"/>
            <w:szCs w:val="24"/>
          </w:rPr>
          <w:t xml:space="preserve">During onboarding synthesis, Claude generates a unique 2-3 word emotional driver archetype for each user (e.g., 'The Aesthetic Pilgrim,' 'The Sensory Archaeologist'). These are free-form and personalized, not drawn from a fixed list. Each user gets a primary and secondary driver extracted during onboarding.</w:t>
        </w:r>
      </w:ins>
    </w:p>
    <w:p>
      <w:pPr>
        <w:pStyle w:val="Heading2"/>
      </w:pPr>
      <w:r>
        <w:t xml:space="preserve">3.5 Context Sensitivity</w:t>
      </w:r>
    </w:p>
    <w:p>
      <w:pPr>
        <w:spacing w:after="200"/>
      </w:pPr>
      <w:r>
        <w:rPr>
          <w:rFonts w:ascii="Arial" w:cs="Arial" w:eastAsia="Arial" w:hAnsi="Arial"/>
          <w:color w:val="1C1A17"/>
          <w:sz w:val="24"/>
          <w:szCs w:val="24"/>
        </w:rPr>
        <w:t xml:space="preserve">Context modifiers map how taste shifts across travel companion (solo vs. partner vs. friends vs. family), trip purpose (recharge vs. celebrate vs. explore), cultural familiarity, season, and duration. These are extracted during onboarding and stored as conditional rules.</w:t>
      </w:r>
    </w:p>
    <w:p>
      <w:r>
        <w:br w:type="page"/>
      </w:r>
    </w:p>
    <w:p>
      <w:pPr>
        <w:pStyle w:val="Heading1"/>
      </w:pPr>
      <w:r>
        <w:t xml:space="preserve">4. Voice Onboarding UX Architecture</w:t>
      </w:r>
    </w:p>
    <w:p>
      <w:pPr>
        <w:spacing w:after="200"/>
      </w:pPr>
      <w:r>
        <w:rPr>
          <w:rFonts w:ascii="Arial" w:cs="Arial" w:eastAsia="Arial" w:hAnsi="Arial"/>
          <w:color w:val="1C1A17"/>
          <w:sz w:val="24"/>
          <w:szCs w:val="24"/>
        </w:rPr>
        <w:t xml:space="preserve">When someone says “the morning light came through these old shutters and the silence was incredible,” you extract sensory sensitivity, preference for historic architecture, value of tranquility, and attachment to natural light—none of which appear on a checkbox. The voice onboarding is designed to feel like the first 10 minutes of a conversation with a well-traveled friend at a dinner party.</w:t>
      </w:r>
    </w:p>
    <w:p>
      <w:pPr>
        <w:pStyle w:val="Heading2"/>
      </w:pPr>
      <w:r>
        <w:t xml:space="preserve">4.1 The 11-Phase, 2-Act Conversation Architecture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200"/>
        <w:gridCol w:w="600"/>
        <w:gridCol w:w="4860"/>
      </w:tblGrid>
      <w:tr>
        <w:tc>
          <w:tcPr>
            <w:tcW w:type="dxa" w:w="5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18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12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Modality</w:t>
            </w:r>
          </w:p>
        </w:tc>
        <w:tc>
          <w:tcPr>
            <w:tcW w:type="dxa" w:w="6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Act</w:t>
            </w:r>
          </w:p>
        </w:tc>
        <w:tc>
          <w:tcPr>
            <w:tcW w:type="dxa" w:w="486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Welcome &amp; Life Context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Voice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Name, home city, partner, companions, travel frequency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Memorable Stays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Voice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I</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Anchor memories. Extracts Design, Sensory, Material signals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Anti-Stay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Voice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What felt wrong. Rejection signals are extremely valuable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Companion Context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Voice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I</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How preferences shift by companion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Seed Trips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Trip Seed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Upcoming + dream trips. Creates real trips for immediate value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Trusted Sources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Voice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I</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Friends, publications, Instagram accounts they trust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Go-Back Place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Voice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The return test reveals deepest affinities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Details That Matter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Voice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II</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Probes: bathroom vs. view, breakfast ritual, room temp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Quick Diagnostics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Cards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II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6 rapid-fire A/B questions mapping to specific signals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Visual Taste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Visual/Swipe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II</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8 image pairs reveal design sensibilities non-verbally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Emotional 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Voice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II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WHY they travel. Informs archetype classification</w:t>
            </w:r>
          </w:p>
        </w:tc>
      </w:tr>
    </w:tbl>
    <w:p>
      <w:pPr>
        <w:spacing w:after="200"/>
      </w:pPr>
    </w:p>
    <w:p>
      <w:pPr>
        <w:spacing w:after="200"/>
      </w:pPr>
      <w:r>
        <w:rPr>
          <w:rFonts w:ascii="Arial" w:cs="Arial" w:eastAsia="Arial" w:hAnsi="Arial"/>
          <w:color w:val="1C1A17"/>
          <w:sz w:val="24"/>
          <w:szCs w:val="24"/>
        </w:rPr>
        <w:t xml:space="preserve">Act I (7 phases) is mandatory and builds the core taste profile. Act II (4 phases) is optional and adds deeper taste resolution. Adaptive follow-up logic generates one targeted question per response, focused on the domain(s) with lowest certainty. Force-complete at 6 exchanges prevents over-interrogation.</w:t>
      </w:r>
    </w:p>
    <w:p>
      <w:r>
        <w:br w:type="page"/>
      </w:r>
    </w:p>
    <w:p>
      <w:pPr>
        <w:pStyle w:val="Heading1"/>
      </w:pPr>
      <w:r>
        <w:t xml:space="preserve">5. AI Pipeline Architecture</w:t>
      </w:r>
    </w:p>
    <w:p>
      <w:pPr>
        <w:pStyle w:val="Heading2"/>
      </w:pPr>
      <w:r>
        <w:t xml:space="preserve">5.1 Place Intelligence Pipeline (Pillar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12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Duration</w:t>
            </w:r>
          </w:p>
        </w:tc>
        <w:tc>
          <w:tcPr>
            <w:tcW w:type="dxa" w:w="596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1. Google Places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~2s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Coordinates, rating, reviews, category, hours, photos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2. Review Scraping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~60s</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Extract all available reviews from Google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3. Editorial Extraction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~15s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Key themes and patterns from review text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4. Instagram Analysis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~90s</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Hashtag scraping, image analysis via vision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5. Menu Analysis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~10s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Parse menu if available (restaurants/cafes)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6. Award Positioning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~5s</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Check Michelin, James Beard, 50 Best,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7. Review Intelligence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~60s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3-tier analysis: trends, sentiment, key insights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8. Signal Merge + Save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~2s</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Combine all sources into unified signals + anti-signals</w:t>
            </w:r>
          </w:p>
        </w:tc>
      </w:tr>
    </w:tbl>
    <w:p>
      <w:pPr>
        <w:pStyle w:val="Heading2"/>
      </w:pPr>
      <w:r>
        <w:t xml:space="preserve">5.2 Import Pipeline</w:t>
      </w:r>
    </w:p>
    <w:p>
      <w:pPr>
        <w:spacing w:after="200"/>
      </w:pPr>
      <w:r>
        <w:rPr>
          <w:rFonts w:ascii="Arial" w:cs="Arial" w:eastAsia="Arial" w:hAnsi="Arial"/>
          <w:color w:val="1C1A17"/>
          <w:sz w:val="24"/>
          <w:szCs w:val="24"/>
        </w:rPr>
        <w:t xml:space="preserve">Multi-source import with streaming progress: Text import (paste notes/lists), URL import (paste article links), Google Maps import (paste saved list URLs), and Email import (Nylas scans for travel bookings). All imports perform simultaneous taste matching via extractAndMatchPlaces(), producing matchScore, domain breakdown, tasteNote, and terrazzoInsight in a single Claude call.</w:t>
      </w:r>
    </w:p>
    <w:p>
      <w:pPr>
        <w:pStyle w:val="Heading2"/>
      </w:pPr>
      <w:r>
        <w:t xml:space="preserve">5.3 Taste Matching Engine</w:t>
      </w:r>
    </w:p>
    <w:p>
      <w:pPr>
        <w:spacing w:after="200"/>
      </w:pPr>
      <w:r>
        <w:rPr>
          <w:rFonts w:ascii="Arial" w:cs="Arial" w:eastAsia="Arial" w:hAnsi="Arial"/>
          <w:color w:val="1C1A17"/>
          <w:sz w:val="24"/>
          <w:szCs w:val="24"/>
        </w:rPr>
        <w:t xml:space="preserve">Signal-based match scoring: groups pipeline signals by domain, computes per-domain confidence × density × user affinity, applies anti-signal penalties, returns overall score (0–100) + per-domain breakdown. When combined with deep taste intelligence, this enables the “87% match” experience with natural language explanations.</w:t>
      </w:r>
    </w:p>
    <w:p>
      <w:r>
        <w:br w:type="page"/>
      </w:r>
    </w:p>
    <w:p>
      <w:pPr>
        <w:pStyle w:val="Heading1"/>
      </w:pPr>
      <w:r>
        <w:t xml:space="preserve">6. Data Architecture</w:t>
      </w:r>
    </w:p>
    <w:p>
      <w:pPr>
        <w:pStyle w:val="Heading2"/>
      </w:pPr>
      <w:r>
        <w:t xml:space="preserve">6.1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c>
          <w:tcPr>
            <w:tcW w:type="dxa" w:w="20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27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466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Key Fields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User</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User accounts with taste profile</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email, tasteProfile, allSignals, tasteVectorV3 (400-dim)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Trip</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Multi-day trip plans</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name, destinations, days, conversationHistory, collaborators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TripDay</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Daily breakdown</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destination, slots, hotel, transport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TimeSlot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Breakfast/lunch/dinner/activity</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label, ghostItems, duration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PlacementSlot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Place → slot mapping</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placed, rejected, ghost status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TripCollaborator</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Share access control</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owner, suggester, viewer roles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TripSuggestion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AI + friend suggestions</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swap proposals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TripReaction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Collaborator reactions</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love, not_for_me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SlotNote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In-slot notes</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text, author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TransportEvent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Inter-day travel</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mode, duration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SavedPlace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User place library</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googlePlaceId, matchScore, enrichment, sources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Collection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Place collections</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name, placeIds, isPublic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PlaceIntelligence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Pipeline-enriched signals</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signals[], antiSignals[], reliability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EmailScan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Email scan metadata</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status, messageCount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EmailReservation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Reservation staging</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pending → confirmed → merged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NylasGrant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Gmail OAuth grants</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grantId, email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ShareLink</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Public share links</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token, type (trip/collection)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SustainabilitySignal</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Sustainability tracking</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tag, dimension, confidence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TasteTrajectoryShift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Taste evolution</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direction, fromPattern, toPattern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ContextModifier</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Context-based shifts</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companion, purpose, modifiers</w:t>
            </w:r>
          </w:p>
        </w:tc>
      </w:tr>
    </w:tbl>
    <w:p>
      <w:pPr>
        <w:pStyle w:val="Heading2"/>
      </w:pPr>
      <w:r>
        <w:t xml:space="preserve">6.2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Store</w:t>
            </w:r>
          </w:p>
        </w:tc>
        <w:tc>
          <w:tcPr>
            <w:tcW w:type="dxa" w:w="40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c>
          <w:tcPr>
            <w:tcW w:type="dxa" w:w="316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Persistence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onboardingStore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3-Act taste profiling: 20+ phases, signals, certainties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localStorage + DB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tripStore (5 slices)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Trip CRUD, day planning, placements, dream board, undo/redo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Prisma DB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useLibraryStore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Saved places, collections, search, sort, filter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Prisma DB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collaborationStore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Trip sharing, suggestions, reactions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Prisma DB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importStore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Import drawer state, background task progress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In-memory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emailScanStore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Email scan/parse progress, reservations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In-memory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poolStore/addBarStore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Search/add bar state, candidate pool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In-memory</w:t>
            </w:r>
          </w:p>
        </w:tc>
      </w:tr>
    </w:tbl>
    <w:p>
      <w:r>
        <w:br w:type="page"/>
      </w:r>
    </w:p>
    <w:p>
      <w:pPr>
        <w:pStyle w:val="Heading1"/>
      </w:pPr>
      <w:r>
        <w:t xml:space="preserve">7. Capabilities Beyond Original Scope</w:t>
      </w:r>
    </w:p>
    <w:p>
      <w:pPr>
        <w:spacing w:after="200"/>
      </w:pPr>
      <w:r>
        <w:rPr>
          <w:rFonts w:ascii="Arial" w:cs="Arial" w:eastAsia="Arial" w:hAnsi="Arial"/>
          <w:color w:val="1C1A17"/>
          <w:sz w:val="24"/>
          <w:szCs w:val="24"/>
        </w:rPr>
        <w:t xml:space="preserve">The live app includes several major feature systems not in the original architecture document. These represent significant scope expansion that now aligns with the three-pillar strategy.</w:t>
      </w:r>
    </w:p>
    <w:p>
      <w:pPr>
        <w:pStyle w:val="Heading2"/>
      </w:pPr>
      <w:r>
        <w:t xml:space="preserve">7.1 Multi-Day Trip Planner (Pillar 2)</w:t>
      </w:r>
    </w:p>
    <w:p>
      <w:pPr>
        <w:spacing w:after="200"/>
      </w:pPr>
      <w:r>
        <w:rPr>
          <w:rFonts w:ascii="Arial" w:cs="Arial" w:eastAsia="Arial" w:hAnsi="Arial"/>
          <w:color w:val="1C1A17"/>
          <w:sz w:val="24"/>
          <w:szCs w:val="24"/>
        </w:rPr>
        <w:t xml:space="preserve">A purpose-built replacement for the messy trip spreadsheets and Google Maps saved lists that taste-led travelers cobble together. Multi-day calendar with 6 time slots per day, drag-and-drop from pool to slots, ghost card system (auto-proposes places based on taste match and slot-type affinity), hotel assignment per day, three view modes (Planner, Overview, Trip Places). The design is deliberately calm and curated—no noisy content feeds, no stock photography, no algorithmically pulled internet content. Just your places, organized intelligently.</w:t>
      </w:r>
    </w:p>
    <w:p>
      <w:pPr>
        <w:pStyle w:val="Heading2"/>
      </w:pPr>
      <w:r>
        <w:t xml:space="preserve">7.2 Import &amp; Curation System</w:t>
      </w:r>
    </w:p>
    <w:p>
      <w:pPr>
        <w:spacing w:after="200"/>
      </w:pPr>
      <w:r>
        <w:rPr>
          <w:rFonts w:ascii="Arial" w:cs="Arial" w:eastAsia="Arial" w:hAnsi="Arial"/>
          <w:color w:val="1C1A17"/>
          <w:sz w:val="24"/>
          <w:szCs w:val="24"/>
        </w:rPr>
        <w:t xml:space="preserve">The bridge from how people already collect travel ideas to Terrazzo’s taste-intelligent world. Four import channels: paste text (notes from friends, article excerpts), paste URLs (articles, blog posts), Google Maps saved lists, and email scanning (travel bookings). Each import performs taste matching and enrichment in a single Claude call. Friend attribution preserves the social context of who recommended what. The experience is intentionally simple—the opposite of platforms that flood you with algorithmically suggested content.</w:t>
      </w:r>
    </w:p>
    <w:p>
      <w:pPr>
        <w:pStyle w:val="Heading2"/>
      </w:pPr>
      <w:r>
        <w:t xml:space="preserve">7.3 My Places &amp; Shortlists</w:t>
      </w:r>
    </w:p>
    <w:p>
      <w:pPr>
        <w:spacing w:after="200"/>
      </w:pPr>
      <w:r>
        <w:rPr>
          <w:rFonts w:ascii="Arial" w:cs="Arial" w:eastAsia="Arial" w:hAnsi="Arial"/>
          <w:color w:val="1C1A17"/>
          <w:sz w:val="24"/>
          <w:szCs w:val="24"/>
        </w:rPr>
        <w:t xml:space="preserve">The curated replacement for Google Maps saved lists. Personal place library with star/save from any context, default Favorites + user-created collections, smart collections (tag-filtered dynamic lists like “Everything Lizzie recommended”), archive/history with promote-back capability, export to Maps as self-contained HTML. The key difference from Google Maps: every saved place carries taste intelligence (why it matches you, what to order, who it’s for) and the organization is purpose-built for trip planning, not generic bookmarking.</w:t>
      </w:r>
    </w:p>
    <w:p>
      <w:pPr>
        <w:pStyle w:val="Heading2"/>
      </w:pPr>
      <w:r>
        <w:t xml:space="preserve">7.4 Rating System</w:t>
      </w:r>
    </w:p>
    <w:p>
      <w:pPr>
        <w:spacing w:after="200"/>
      </w:pPr>
      <w:r>
        <w:rPr>
          <w:rFonts w:ascii="Arial" w:cs="Arial" w:eastAsia="Arial" w:hAnsi="Arial"/>
          <w:color w:val="1C1A17"/>
          <w:sz w:val="24"/>
          <w:szCs w:val="24"/>
        </w:rPr>
        <w:t xml:space="preserve">Multi-dimensional place rating: 4 reactions (Obsessed, Enjoyed it, Mixed, Not me), standout tags adaptive by place type, context tags (Solo, Couple, Friends, Family, Special occasion, Work trip), return intent, personal notes.</w:t>
      </w:r>
    </w:p>
    <w:p>
      <w:pPr>
        <w:pStyle w:val="Heading2"/>
      </w:pPr>
      <w:r>
        <w:t xml:space="preserve">7.5 Discover Feed (Pillar 1 + 3)</w:t>
      </w:r>
    </w:p>
    <w:p>
      <w:pPr>
        <w:spacing w:after="200"/>
      </w:pPr>
      <w:r>
        <w:rPr>
          <w:rFonts w:ascii="Arial" w:cs="Arial" w:eastAsia="Arial" w:hAnsi="Arial"/>
          <w:color w:val="1C1A17"/>
          <w:sz w:val="24"/>
          <w:szCs w:val="24"/>
        </w:rPr>
        <w:t xml:space="preserve">Taste-matched recommendation feed: “Tarrazzo Knows Me” section, “Because you...” insight cards linking signals to recommendations, weekly curated collections, stretch picks that push outside comfort zone, friend saves with attribution.</w:t>
      </w:r>
    </w:p>
    <w:p>
      <w:pPr>
        <w:pStyle w:val="Heading2"/>
      </w:pPr>
      <w:r>
        <w:t xml:space="preserve">7.6 Chat Sidebar (Scaffolded)</w:t>
      </w:r>
    </w:p>
    <w:p>
      <w:pPr>
        <w:spacing w:after="200"/>
      </w:pPr>
      <w:r>
        <w:rPr>
          <w:rFonts w:ascii="Arial" w:cs="Arial" w:eastAsia="Arial" w:hAnsi="Arial"/>
          <w:color w:val="1C1A17"/>
          <w:sz w:val="24"/>
          <w:szCs w:val="24"/>
        </w:rPr>
        <w:t xml:space="preserve">Trip companion chat interface with quick actions (“Rearrange my day,” “Find a late-night spot”). Currently uses simulated responses—no real AI backend integration yet. Infrastructure is ready for live Claude integration.</w:t>
      </w:r>
    </w:p>
    <w:p>
      <w:r>
        <w:br w:type="page"/>
      </w:r>
    </w:p>
    <w:p>
      <w:pPr>
        <w:pStyle w:val="Heading1"/>
      </w:pPr>
      <w:r>
        <w:t xml:space="preserve">8. UX Design Principles</w:t>
      </w:r>
    </w:p>
    <w:p>
      <w:pPr>
        <w:spacing w:after="200"/>
      </w:pPr>
      <w:r>
        <w:rPr>
          <w:rFonts w:ascii="Arial" w:cs="Arial" w:eastAsia="Arial" w:hAnsi="Arial"/>
          <w:color w:val="1C1A17"/>
          <w:sz w:val="24"/>
          <w:szCs w:val="24"/>
        </w:rPr>
        <w:t xml:space="preserve">Curated, not noisy. Terrazzo is the antidote to feature-heavy travel platforms that pull in content from across the internet. No stock photography, no algorithmic content feeds, no creator UGC, no “explore trending destinations” modules. Every piece of content in Terrazzo is either yours (imported, saved, rated) or taste-matched to you specifically.</w:t>
      </w:r>
    </w:p>
    <w:p>
      <w:pPr>
        <w:spacing w:after="200"/>
      </w:pPr>
      <w:r>
        <w:rPr>
          <w:rFonts w:ascii="Arial" w:cs="Arial" w:eastAsia="Arial" w:hAnsi="Arial"/>
          <w:color w:val="1C1A17"/>
          <w:sz w:val="24"/>
          <w:szCs w:val="24"/>
        </w:rPr>
        <w:t xml:space="preserve">Replace the spreadsheet, not reinvent travel. The core planning experience should feel like a better version of the Google Maps lists and trip spreadsheets people already use—familiar, calm, purpose-built. Intelligence lives underneath, not on the surface.</w:t>
      </w:r>
    </w:p>
    <w:p>
      <w:pPr>
        <w:spacing w:after="200"/>
      </w:pPr>
      <w:r>
        <w:rPr>
          <w:rFonts w:ascii="Arial" w:cs="Arial" w:eastAsia="Arial" w:hAnsi="Arial"/>
          <w:color w:val="1C1A17"/>
          <w:sz w:val="24"/>
          <w:szCs w:val="24"/>
        </w:rPr>
        <w:t xml:space="preserve">Conversation, not configuration. Voice onboarding, natural language import, chat sidebar—every interaction feels human.</w:t>
      </w:r>
    </w:p>
    <w:p>
      <w:pPr>
        <w:spacing w:after="200"/>
      </w:pPr>
      <w:r>
        <w:rPr>
          <w:rFonts w:ascii="Arial" w:cs="Arial" w:eastAsia="Arial" w:hAnsi="Arial"/>
          <w:color w:val="1C1A17"/>
          <w:sz w:val="24"/>
          <w:szCs w:val="24"/>
        </w:rPr>
        <w:t xml:space="preserve">Progressive revelation. Taste signals revealed phase by phase as animated tag chips. Pipeline enrichment shows progressive stages.</w:t>
      </w:r>
    </w:p>
    <w:p>
      <w:pPr>
        <w:spacing w:after="200"/>
      </w:pPr>
      <w:r>
        <w:rPr>
          <w:rFonts w:ascii="Arial" w:cs="Arial" w:eastAsia="Arial" w:hAnsi="Arial"/>
          <w:color w:val="1C1A17"/>
          <w:sz w:val="24"/>
          <w:szCs w:val="24"/>
        </w:rPr>
        <w:t xml:space="preserve">Transparent scoring. Match percentages, per-domain breakdown bars, contributing signals, and honest caveats are all visible.</w:t>
      </w:r>
    </w:p>
    <w:p>
      <w:pPr>
        <w:spacing w:after="200"/>
      </w:pPr>
      <w:r>
        <w:rPr>
          <w:rFonts w:ascii="Arial" w:cs="Arial" w:eastAsia="Arial" w:hAnsi="Arial"/>
          <w:color w:val="1C1A17"/>
          <w:sz w:val="24"/>
          <w:szCs w:val="24"/>
        </w:rPr>
        <w:t xml:space="preserve">Editorial voice. TERRAZZO_VOICE constant enforces tone: warm, opinionated, never gushing. Like sharing a recommendation over wine.</w:t>
      </w:r>
    </w:p>
    <w:p>
      <w:pPr>
        <w:spacing w:after="200"/>
      </w:pPr>
      <w:r>
        <w:rPr>
          <w:rFonts w:ascii="Arial" w:cs="Arial" w:eastAsia="Arial" w:hAnsi="Arial"/>
          <w:color w:val="1C1A17"/>
          <w:sz w:val="24"/>
          <w:szCs w:val="24"/>
        </w:rPr>
        <w:t xml:space="preserve">Voice-first, not voice-only. Voice is default and preferred, but typing is always available.</w:t>
      </w:r>
    </w:p>
    <w:p>
      <w:pPr>
        <w:spacing w:after="200"/>
      </w:pPr>
      <w:r>
        <w:rPr>
          <w:rFonts w:ascii="Arial" w:cs="Arial" w:eastAsia="Arial" w:hAnsi="Arial"/>
          <w:color w:val="1C1A17"/>
          <w:sz w:val="24"/>
          <w:szCs w:val="24"/>
        </w:rPr>
        <w:t xml:space="preserve">Forme Libere design system. Ink (#1c1a17), honey (#c8923a), verde (#2a7a56), cream (#f8f3ea), travertine (#e8dcc8). Custom Perriand icon set. Georgia serif for headings, Arial for body.</w:t>
      </w:r>
    </w:p>
    <w:p>
      <w:pPr>
        <w:spacing w:after="200"/>
      </w:pPr>
      <w:r>
        <w:rPr>
          <w:rFonts w:ascii="Arial" w:cs="Arial" w:eastAsia="Arial" w:hAnsi="Arial"/>
          <w:color w:val="1C1A17"/>
          <w:sz w:val="24"/>
          <w:szCs w:val="24"/>
        </w:rPr>
        <w:t xml:space="preserve">Depth AND breadth. Hotels, restaurants, bars, cafes, museums, activities, neighborhoods, shops—all taste-matched.</w:t>
      </w:r>
    </w:p>
    <w:p>
      <w:r>
        <w:br w:type="page"/>
      </w:r>
    </w:p>
    <w:p>
      <w:pPr>
        <w:pStyle w:val="Heading1"/>
      </w:pPr>
      <w:r>
        <w:t xml:space="preserve">9. Codebase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586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constants/onboarding.ts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11 phase definitions, TASTE_ONTOLOGY_SYSTEM_PROMPT, PROFILE_SYNTHESIS_PROMPT (core IP)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lib/anthropic.ts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6 Claude integration functions: extraction, taste matching, batch matching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lib/pipeline.ts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Inngest 8-stage enrichment pipeline (durable function)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lib/taste-match.ts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Signal-based match scoring: domain grouping, confidence weighting, anti-signal penalties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lib/taste.ts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Profile-based matching helpers: computeMatchScore, getTopAxes, isStretchPick</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lib/importService.ts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SSE streaming import: streamImport, streamMapsImport, parseSSEStream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stores/onboardingStore.ts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Taste profiling state (persisted): signals, certainties, profile, life context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stores/tripStore.ts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Trip + place management: creation, day planning, pool, ghost items, ratings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components/DayPlanner.tsx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Main trip planning canvas: calendar, 6 slots/day, drag-drop, ghost cards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components/ChatSidebar.tsx</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Trip companion chat (scaffolded, simulated responses)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components/onboarding/ConversationView.tsx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Primary onboarding UI: chat, voice, text, live signals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components/profile/ProfileDeepDive.tsx</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Full taste profile: archetype, radar, contradictions, modifiers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prisma/schema.prisma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6 models: User, Trip, Place, PlaceIntelligence, PipelineRun, PlaceCache</w:t>
            </w:r>
          </w:p>
        </w:tc>
      </w:tr>
    </w:tbl>
    <w:p>
      <w:pPr>
        <w:spacing w:after="400"/>
      </w:pPr>
    </w:p>
    <w:p>
      <w:pPr>
        <w:jc w:val="center"/>
      </w:pPr>
      <w:r>
        <w:rPr>
          <w:rFonts w:ascii="Georgia" w:cs="Georgia" w:eastAsia="Georgia" w:hAnsi="Georgia"/>
          <w:i/>
          <w:iCs/>
          <w:color w:val="999999"/>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A1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C1A17"/>
      <w:sz w:val="36"/>
      <w:szCs w:val="36"/>
    </w:rPr>
  </w:style>
  <w:style w:type="paragraph" w:styleId="Heading2">
    <w:name w:val="Heading 2"/>
    <w:basedOn w:val="Normal"/>
    <w:next w:val="Normal"/>
    <w:qFormat/>
    <w:pPr>
      <w:spacing w:after="180" w:before="280"/>
      <w:outlineLvl w:val="1"/>
    </w:pPr>
    <w:rPr>
      <w:rFonts w:ascii="Georgia" w:cs="Georgia" w:eastAsia="Georgia" w:hAnsi="Georgia"/>
      <w:b/>
      <w:bCs/>
      <w:color w:val="2A7A5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C1A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2026-03-01T21:45:21.524Z</dcterms:created>
  <dcterms:modified xsi:type="dcterms:W3CDTF">2026-03-01T21:45:21.524Z</dcterms:modified>
</cp:coreProperties>
</file>

<file path=docProps/custom.xml><?xml version="1.0" encoding="utf-8"?>
<Properties xmlns="http://schemas.openxmlformats.org/officeDocument/2006/custom-properties" xmlns:vt="http://schemas.openxmlformats.org/officeDocument/2006/docPropsVTypes"/>
</file>