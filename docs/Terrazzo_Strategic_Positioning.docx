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5C"/>
          <w:sz w:val="56"/>
          <w:szCs w:val="56"/>
        </w:rPr>
        <w:t xml:space="preserve">TERRAZZO</w:t>
      </w:r>
    </w:p>
    <w:p>
      <w:pPr>
        <w:spacing w:after="60"/>
        <w:jc w:val="center"/>
      </w:pPr>
      <w:r>
        <w:rPr>
          <w:rFonts w:ascii="Arial" w:cs="Arial" w:eastAsia="Arial" w:hAnsi="Arial"/>
          <w:color w:val="2E75B6"/>
          <w:sz w:val="32"/>
          <w:szCs w:val="32"/>
        </w:rPr>
        <w:t xml:space="preserve">Strategic Positioning &amp; Differentiation</w:t>
      </w:r>
    </w:p>
    <w:p>
      <w:pPr>
        <w:pBdr>
          <w:bottom w:val="single" w:color="2E75B6" w:sz="6" w:space="8"/>
        </w:pBdr>
        <w:spacing w:after="400"/>
        <w:jc w:val="center"/>
      </w:pPr>
      <w:r>
        <w:rPr>
          <w:rFonts w:ascii="Arial" w:cs="Arial" w:eastAsia="Arial" w:hAnsi="Arial"/>
          <w:i/>
          <w:iCs/>
          <w:color w:val="666666"/>
          <w:sz w:val="24"/>
          <w:szCs w:val="24"/>
        </w:rPr>
        <w:t xml:space="preserve">Not a better travel tool. A travel relationship.</w:t>
      </w:r>
    </w:p>
    <w:p>
      <w:pPr>
        <w:spacing w:before="600"/>
      </w:pPr>
    </w:p>
    <w:p>
      <w:pPr>
        <w:jc w:val="center"/>
      </w:pPr>
      <w:r>
        <w:rPr>
          <w:rFonts w:ascii="Arial" w:cs="Arial" w:eastAsia="Arial" w:hAnsi="Arial"/>
          <w:color w:val="999999"/>
          <w:sz w:val="22"/>
          <w:szCs w:val="22"/>
        </w:rPr>
        <w:t xml:space="preserve">March 2026  |  Internal Strategy Document</w:t>
      </w:r>
    </w:p>
    <w:p>
      <w:pPr>
        <w:spacing w:after="200"/>
        <w:jc w:val="center"/>
      </w:pPr>
      <w:r>
        <w:rPr>
          <w:rFonts w:ascii="Arial" w:cs="Arial" w:eastAsia="Arial" w:hAnsi="Arial"/>
          <w:color w:val="999999"/>
          <w:sz w:val="20"/>
          <w:szCs w:val="20"/>
        </w:rPr>
        <w:t xml:space="preserve">Prepared for Terrazzo Leadership &amp; Investors</w:t>
      </w:r>
    </w:p>
    <w:p>
      <w:r>
        <w:br w:type="page"/>
      </w:r>
    </w:p>
    <w:p>
      <w:pPr>
        <w:pStyle w:val="Heading1"/>
      </w:pPr>
      <w:r>
        <w:t xml:space="preserve">The Strategic Shift</w:t>
      </w:r>
    </w:p>
    <w:p>
      <w:pPr>
        <w:spacing w:after="200"/>
      </w:pPr>
      <w:r>
        <w:rPr>
          <w:rFonts w:ascii="Arial" w:cs="Arial" w:eastAsia="Arial" w:hAnsi="Arial"/>
          <w:b/>
          <w:bCs/>
          <w:color w:val="2C3E50"/>
          <w:sz w:val="24"/>
          <w:szCs w:val="24"/>
        </w:rPr>
        <w:t xml:space="preserve">Terrazzo is not competing with Mindtrip.</w:t>
      </w:r>
    </w:p>
    <w:p>
      <w:pPr>
        <w:spacing w:after="160"/>
      </w:pPr>
      <w:r>
        <w:rPr>
          <w:rFonts w:ascii="Arial" w:cs="Arial" w:eastAsia="Arial" w:hAnsi="Arial"/>
          <w:color w:val="2C3E50"/>
          <w:sz w:val="22"/>
          <w:szCs w:val="22"/>
        </w:rPr>
        <w:t xml:space="preserve">Mindtrip has raised significant capital to build a full-stack travel planning platform: AI chat, trip itineraries, booking integration, map exploration, creator content (via Thatch acquisition), and events. They are executing well across a broad surface area for a broad audience.</w:t>
      </w:r>
    </w:p>
    <w:p>
      <w:pPr>
        <w:spacing w:after="160"/>
      </w:pPr>
      <w:r>
        <w:rPr>
          <w:rFonts w:ascii="Arial" w:cs="Arial" w:eastAsia="Arial" w:hAnsi="Arial"/>
          <w:color w:val="2C3E50"/>
          <w:sz w:val="22"/>
          <w:szCs w:val="22"/>
        </w:rPr>
        <w:t xml:space="preserve">Competing head-to-head on execution features would require matching their engineering velocity, funding, and breadth. That is not Terrazzo’s game. Instead, Terrazzo occupies an adjacent position that Mindtrip’s architecture fundamentally cannot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5FB" w:val="clear"/>
            <w:tcMar>
              <w:top w:type="dxa" w:w="200"/>
              <w:left w:type="dxa" w:w="300"/>
              <w:bottom w:type="dxa" w:w="200"/>
              <w:right w:type="dxa" w:w="300"/>
            </w:tcMar>
          </w:tcPr>
          <w:p>
            <w:pPr>
              <w:spacing w:after="120"/>
              <w:jc w:val="center"/>
            </w:pPr>
            <w:r>
              <w:rPr>
                <w:rFonts w:ascii="Arial" w:cs="Arial" w:eastAsia="Arial" w:hAnsi="Arial"/>
                <w:b/>
                <w:bCs/>
                <w:color w:val="1B3A5C"/>
                <w:sz w:val="24"/>
                <w:szCs w:val="24"/>
              </w:rPr>
              <w:t xml:space="preserve">POSITIONING STATEMENT</w:t>
            </w:r>
          </w:p>
          <w:p>
            <w:pPr>
              <w:spacing w:after="80"/>
              <w:jc w:val="center"/>
            </w:pPr>
            <w:r>
              <w:rPr>
                <w:rFonts w:ascii="Arial" w:cs="Arial" w:eastAsia="Arial" w:hAnsi="Arial"/>
                <w:i/>
                <w:iCs/>
                <w:color w:val="2C3E50"/>
                <w:sz w:val="22"/>
                <w:szCs w:val="22"/>
              </w:rPr>
              <w:t xml:space="preserve">Terrazzo is the taste intelligence platform for travelers who care deeply about the quality and specificity of their experiences. Unlike broad travel planning tools that treat personalization as a quiz, Terrazzo builds a living understanding of your taste — your contradictions, your emotional drivers, your contextual shifts — and uses it to surface places that feel like they were chosen by someone who actually knows you.</w:t>
            </w:r>
          </w:p>
        </w:tc>
      </w:tr>
    </w:tbl>
    <w:p>
      <w:pPr>
        <w:spacing w:before="200"/>
      </w:pPr>
    </w:p>
    <w:p>
      <w:pPr>
        <w:pStyle w:val="Heading1"/>
      </w:pPr>
      <w:r>
        <w:t xml:space="preserve">Who We Serve: The Taste-Led Traveler</w:t>
      </w:r>
    </w:p>
    <w:p>
      <w:pPr>
        <w:spacing w:after="160"/>
      </w:pPr>
      <w:r>
        <w:rPr>
          <w:rFonts w:ascii="Arial" w:cs="Arial" w:eastAsia="Arial" w:hAnsi="Arial"/>
          <w:color w:val="2C3E50"/>
          <w:sz w:val="22"/>
          <w:szCs w:val="22"/>
        </w:rPr>
        <w:t xml:space="preserve">This is not a demographic. It is a psychographic — a way of relating to travel experiences that transcends age, income, and geography.</w:t>
      </w:r>
    </w:p>
    <w:p>
      <w:pPr>
        <w:pStyle w:val="Heading2"/>
      </w:pPr>
      <w:r>
        <w:t xml:space="preserve">Profile</w:t>
      </w:r>
    </w:p>
    <w:p>
      <w:pPr>
        <w:spacing w:after="160"/>
      </w:pPr>
      <w:r>
        <w:rPr>
          <w:rFonts w:ascii="Arial" w:cs="Arial" w:eastAsia="Arial" w:hAnsi="Arial"/>
          <w:color w:val="2C3E50"/>
          <w:sz w:val="22"/>
          <w:szCs w:val="22"/>
        </w:rPr>
        <w:t xml:space="preserve">The taste-led traveler is someone whose identity is partially defined by the quality and specificity of their experiences. They don’t want “recommendations” — they want recognition. They already know they prefer natural wine bars over cocktail lounges, have strong feelings about whether a restaurant has soul or is just expensive, and get annoyed when a travel app suggests the Eiffel Tower.</w:t>
      </w:r>
    </w:p>
    <w:p>
      <w:pPr>
        <w:spacing w:after="160"/>
      </w:pPr>
      <w:r>
        <w:rPr>
          <w:rFonts w:ascii="Arial" w:cs="Arial" w:eastAsia="Arial" w:hAnsi="Arial"/>
          <w:color w:val="2C3E50"/>
          <w:sz w:val="22"/>
          <w:szCs w:val="22"/>
        </w:rPr>
        <w:t xml:space="preserve">They exist across income levels: a 28-year-old food writer in Brooklyn and a 55-year-old executive in San Francisco both fit this profile. What they share is an emotional relationship with place and taste that generic personalization cannot serve.</w:t>
      </w:r>
    </w:p>
    <w:p>
      <w:pPr>
        <w:pStyle w:val="Heading2"/>
      </w:pPr>
      <w:r>
        <w:t xml:space="preserve">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Taste-Led Traveler</w:t>
            </w:r>
          </w:p>
        </w:tc>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Mass-Market Traveler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Discovery mindset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"Show me something I wouldn’t find myself"</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888888"/>
                <w:sz w:val="20"/>
                <w:szCs w:val="20"/>
              </w:rPr>
              <w:t xml:space="preserve">"Show me the top 10"</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Contradiction tolerance</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7AE60"/>
                <w:sz w:val="20"/>
                <w:szCs w:val="20"/>
              </w:rPr>
              <w:t xml:space="preserve">Loves Michelin stars AND hole-in-the-wall dives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888888"/>
                <w:sz w:val="20"/>
                <w:szCs w:val="20"/>
              </w:rPr>
              <w:t xml:space="preserve">Picks a lane (luxury OR budget)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Context sensitivity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Different taste when solo vs. with partner vs. work trip</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888888"/>
                <w:sz w:val="20"/>
                <w:szCs w:val="20"/>
              </w:rPr>
              <w:t xml:space="preserve">Same preferences regardless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Emotional relationship</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7AE60"/>
                <w:sz w:val="20"/>
                <w:szCs w:val="20"/>
              </w:rPr>
              <w:t xml:space="preserve">A place must “feel right,” not just check boxes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888888"/>
                <w:sz w:val="20"/>
                <w:szCs w:val="20"/>
              </w:rPr>
              <w:t xml:space="preserve">Ratings and reviews are sufficient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Planning investment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Willing to invest 15–20 min if it means better results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888888"/>
                <w:sz w:val="20"/>
                <w:szCs w:val="20"/>
              </w:rPr>
              <w:t xml:space="preserve">Wants instant answers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Social proof</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7AE60"/>
                <w:sz w:val="20"/>
                <w:szCs w:val="20"/>
              </w:rPr>
              <w:t xml:space="preserve">Values insider knowledge over crowd consensus</w:t>
            </w:r>
          </w:p>
        </w:tc>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888888"/>
                <w:sz w:val="20"/>
                <w:szCs w:val="20"/>
              </w:rPr>
              <w:t xml:space="preserve">Trusts popular opinion</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Repeat behavior</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Returns to “their” places; builds a personal map</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888888"/>
                <w:sz w:val="20"/>
                <w:szCs w:val="20"/>
              </w:rPr>
              <w:t xml:space="preserve">Chases new destinations</w:t>
            </w:r>
          </w:p>
        </w:tc>
      </w:tr>
    </w:tbl>
    <w:p>
      <w:pPr>
        <w:spacing w:before="200"/>
      </w:pPr>
    </w:p>
    <w:p>
      <w:pPr>
        <w:spacing w:after="160"/>
      </w:pPr>
      <w:r>
        <w:rPr>
          <w:rFonts w:ascii="Arial" w:cs="Arial" w:eastAsia="Arial" w:hAnsi="Arial"/>
          <w:b/>
          <w:bCs/>
          <w:color w:val="2C3E50"/>
          <w:sz w:val="22"/>
          <w:szCs w:val="22"/>
        </w:rPr>
        <w:t xml:space="preserve">Why this audience is strategic: </w:t>
      </w:r>
      <w:r>
        <w:rPr>
          <w:rFonts w:ascii="Arial" w:cs="Arial" w:eastAsia="Arial" w:hAnsi="Arial"/>
          <w:color w:val="2C3E50"/>
          <w:sz w:val="22"/>
          <w:szCs w:val="22"/>
        </w:rPr>
        <w:t xml:space="preserve">Taste-led travelers are high-LTV, low-churn, and organic evangelists. They recommend tools to their social circles because taste is a social currency. They also disproportionately influence travel culture (food writers, design professionals, hospitality insiders, cultural creators).</w:t>
      </w:r>
    </w:p>
    <w:p>
      <w:r>
        <w:br w:type="page"/>
      </w:r>
    </w:p>
    <w:p>
      <w:pPr>
        <w:pStyle w:val="Heading1"/>
      </w:pPr>
      <w:r>
        <w:t xml:space="preserve">Three Pillars of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8"/>
              <w:left w:val="single" w:color="CCCCCC" w:sz="1"/>
              <w:bottom w:val="single" w:color="CCCCCC" w:sz="1"/>
              <w:right w:val="single" w:color="CCCCCC" w:sz="1"/>
            </w:tcBorders>
            <w:shd w:fill="E8F8F0" w:val="clear"/>
            <w:tcMar>
              <w:top w:type="dxa" w:w="160"/>
              <w:left w:type="dxa" w:w="240"/>
              <w:bottom w:type="dxa" w:w="160"/>
              <w:right w:type="dxa" w:w="240"/>
            </w:tcMar>
          </w:tcPr>
          <w:p>
            <w:pPr>
              <w:spacing w:after="60"/>
            </w:pPr>
            <w:r>
              <w:rPr>
                <w:rFonts w:ascii="Arial" w:cs="Arial" w:eastAsia="Arial" w:hAnsi="Arial"/>
                <w:b/>
                <w:bCs/>
                <w:color w:val="27AE60"/>
                <w:sz w:val="18"/>
                <w:szCs w:val="18"/>
              </w:rPr>
              <w:t xml:space="preserve">PILLAR 1</w:t>
            </w:r>
          </w:p>
          <w:p>
            <w:pPr>
              <w:spacing w:after="100"/>
            </w:pPr>
            <w:r>
              <w:rPr>
                <w:rFonts w:ascii="Arial" w:cs="Arial" w:eastAsia="Arial" w:hAnsi="Arial"/>
                <w:b/>
                <w:bCs/>
                <w:color w:val="1B3A5C"/>
                <w:sz w:val="28"/>
                <w:szCs w:val="28"/>
              </w:rPr>
              <w:t xml:space="preserve">Deep Taste Intelligence</w:t>
            </w:r>
          </w:p>
          <w:p>
            <w:pPr>
              <w:spacing w:after="80"/>
            </w:pPr>
            <w:r>
              <w:rPr>
                <w:rFonts w:ascii="Arial" w:cs="Arial" w:eastAsia="Arial" w:hAnsi="Arial"/>
                <w:i/>
                <w:iCs/>
                <w:color w:val="666666"/>
                <w:sz w:val="20"/>
                <w:szCs w:val="20"/>
              </w:rPr>
              <w:t xml:space="preserve">The moat that compounds.</w:t>
            </w:r>
          </w:p>
        </w:tc>
      </w:tr>
    </w:tbl>
    <w:p>
      <w:pPr>
        <w:spacing w:before="60"/>
      </w:pPr>
    </w:p>
    <w:p>
      <w:pPr>
        <w:spacing w:after="160"/>
      </w:pPr>
      <w:r>
        <w:rPr>
          <w:rFonts w:ascii="Arial" w:cs="Arial" w:eastAsia="Arial" w:hAnsi="Arial"/>
          <w:b/>
          <w:bCs/>
          <w:color w:val="2C3E50"/>
          <w:sz w:val="22"/>
          <w:szCs w:val="22"/>
        </w:rPr>
        <w:t xml:space="preserve">What it is: </w:t>
      </w:r>
      <w:r>
        <w:rPr>
          <w:rFonts w:ascii="Arial" w:cs="Arial" w:eastAsia="Arial" w:hAnsi="Arial"/>
          <w:color w:val="2C3E50"/>
          <w:sz w:val="22"/>
          <w:szCs w:val="22"/>
        </w:rPr>
        <w:t xml:space="preserve">A 200+ signal, 6-dimension taste model built through an 11-phase conversational onboarding and continuously enriched by every user interaction. Captures contradictions (“loves luxury AND dive bars”), emotional drivers (“why” not just “what”), and contextual shifts (solo vs. partner vs. group).</w:t>
      </w:r>
    </w:p>
    <w:p>
      <w:pPr>
        <w:spacing w:after="160"/>
      </w:pPr>
      <w:r>
        <w:rPr>
          <w:rFonts w:ascii="Arial" w:cs="Arial" w:eastAsia="Arial" w:hAnsi="Arial"/>
          <w:b/>
          <w:bCs/>
          <w:color w:val="2C3E50"/>
          <w:sz w:val="22"/>
          <w:szCs w:val="22"/>
        </w:rPr>
        <w:t xml:space="preserve">How it’s different from Mindtrip: </w:t>
      </w:r>
      <w:r>
        <w:rPr>
          <w:rFonts w:ascii="Arial" w:cs="Arial" w:eastAsia="Arial" w:hAnsi="Arial"/>
          <w:color w:val="2C3E50"/>
          <w:sz w:val="22"/>
          <w:szCs w:val="22"/>
        </w:rPr>
        <w:t xml:space="preserve">Mindtrip’s personalization is a 7-step quiz (~30 signals) with binary sliders. It produces a single archetype label (“Curious Sophisticated Foodie”) that cannot distinguish between two users who both checked “Luxury” and “Foodie.” There is no learning from behavior, no contradiction awareness, and no contextual adaptation. Two users with identical quiz answers get identical recommendations.</w:t>
      </w:r>
    </w:p>
    <w:p>
      <w:pPr>
        <w:spacing w:after="160"/>
      </w:pPr>
      <w:r>
        <w:rPr>
          <w:rFonts w:ascii="Arial" w:cs="Arial" w:eastAsia="Arial" w:hAnsi="Arial"/>
          <w:b/>
          <w:bCs/>
          <w:color w:val="2C3E50"/>
          <w:sz w:val="22"/>
          <w:szCs w:val="22"/>
        </w:rPr>
        <w:t xml:space="preserve">Why it compounds: </w:t>
      </w:r>
      <w:r>
        <w:rPr>
          <w:rFonts w:ascii="Arial" w:cs="Arial" w:eastAsia="Arial" w:hAnsi="Arial"/>
          <w:color w:val="2C3E50"/>
          <w:sz w:val="22"/>
          <w:szCs w:val="22"/>
        </w:rPr>
        <w:t xml:space="preserve">Every interaction (save, skip, conversation, rating) enriches the taste model. A user who has been on Terrazzo for 6 months has a fundamentally different (better) experience than day one. This creates switching costs and a data flywheel that widens with time.</w:t>
      </w:r>
    </w:p>
    <w:p>
      <w:pPr>
        <w:spacing w:after="160"/>
      </w:pPr>
      <w:r>
        <w:rPr>
          <w:rFonts w:ascii="Arial" w:cs="Arial" w:eastAsia="Arial" w:hAnsi="Arial"/>
          <w:b/>
          <w:bCs/>
          <w:color w:val="C0392B"/>
          <w:sz w:val="22"/>
          <w:szCs w:val="22"/>
        </w:rPr>
        <w:t xml:space="preserve">Defensibility: </w:t>
      </w:r>
      <w:r>
        <w:rPr>
          <w:rFonts w:ascii="Arial" w:cs="Arial" w:eastAsia="Arial" w:hAnsi="Arial"/>
          <w:color w:val="C0392B"/>
          <w:sz w:val="22"/>
          <w:szCs w:val="22"/>
        </w:rPr>
        <w:t xml:space="preserve">This cannot be replicated by adding more quiz questions. It requires a fundamentally different data architecture, AI pipeline, and onboarding philosophy. Mindtrip would need to rebuild their personalization layer from scratch.</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1"/>
              <w:bottom w:val="single" w:color="CCCCCC" w:sz="1"/>
              <w:right w:val="single" w:color="CCCCCC" w:sz="1"/>
            </w:tcBorders>
            <w:shd w:fill="EBF5FB" w:val="clear"/>
            <w:tcMar>
              <w:top w:type="dxa" w:w="160"/>
              <w:left w:type="dxa" w:w="240"/>
              <w:bottom w:type="dxa" w:w="160"/>
              <w:right w:type="dxa" w:w="240"/>
            </w:tcMar>
          </w:tcPr>
          <w:p>
            <w:pPr>
              <w:spacing w:after="60"/>
            </w:pPr>
            <w:r>
              <w:rPr>
                <w:rFonts w:ascii="Arial" w:cs="Arial" w:eastAsia="Arial" w:hAnsi="Arial"/>
                <w:b/>
                <w:bCs/>
                <w:color w:val="2E75B6"/>
                <w:sz w:val="18"/>
                <w:szCs w:val="18"/>
              </w:rPr>
              <w:t xml:space="preserve">PILLAR 2</w:t>
            </w:r>
          </w:p>
          <w:p>
            <w:pPr>
              <w:spacing w:after="100"/>
            </w:pPr>
            <w:r>
              <w:rPr>
                <w:rFonts w:ascii="Arial" w:cs="Arial" w:eastAsia="Arial" w:hAnsi="Arial"/>
                <w:b/>
                <w:bCs/>
                <w:color w:val="1B3A5C"/>
                <w:sz w:val="28"/>
                <w:szCs w:val="28"/>
              </w:rPr>
              <w:t xml:space="preserve">Contextual Day Planning</w:t>
            </w:r>
          </w:p>
          <w:p>
            <w:pPr>
              <w:spacing w:after="80"/>
            </w:pPr>
            <w:r>
              <w:rPr>
                <w:rFonts w:ascii="Arial" w:cs="Arial" w:eastAsia="Arial" w:hAnsi="Arial"/>
                <w:i/>
                <w:iCs/>
                <w:color w:val="666666"/>
                <w:sz w:val="20"/>
                <w:szCs w:val="20"/>
              </w:rPr>
              <w:t xml:space="preserve">Not logistics. Curation.</w:t>
            </w:r>
          </w:p>
        </w:tc>
      </w:tr>
    </w:tbl>
    <w:p>
      <w:pPr>
        <w:spacing w:before="60"/>
      </w:pPr>
    </w:p>
    <w:p>
      <w:pPr>
        <w:spacing w:after="160"/>
      </w:pPr>
      <w:r>
        <w:rPr>
          <w:rFonts w:ascii="Arial" w:cs="Arial" w:eastAsia="Arial" w:hAnsi="Arial"/>
          <w:b/>
          <w:bCs/>
          <w:color w:val="2C3E50"/>
          <w:sz w:val="22"/>
          <w:szCs w:val="22"/>
        </w:rPr>
        <w:t xml:space="preserve">What it is: </w:t>
      </w:r>
      <w:r>
        <w:rPr>
          <w:rFonts w:ascii="Arial" w:cs="Arial" w:eastAsia="Arial" w:hAnsi="Arial"/>
          <w:color w:val="2C3E50"/>
          <w:sz w:val="22"/>
          <w:szCs w:val="22"/>
        </w:rPr>
        <w:t xml:space="preserve">A day planning experience that understands the </w:t>
      </w:r>
      <w:r>
        <w:del w:id="900" w:author="Claude" w:date="2026-03-13T00:00:00Z">
          <w:delText>rhythm</w:delText>
        </w:del>
      </w:r>
      <w:r>
        <w:ins w:id="901" w:author="Claude" w:date="2026-03-13T00:00:00Z">
          <w:t>pace</w:t>
        </w:ins>
      </w:r>
      <w:r>
        <w:rPr>
          <w:rFonts w:ascii="Arial" w:cs="Arial" w:eastAsia="Arial" w:hAnsi="Arial"/>
          <w:color w:val="2C3E50"/>
          <w:sz w:val="22"/>
          <w:szCs w:val="22"/>
        </w:rPr>
        <w:t xml:space="preserve"> of how someone actually wants to experience a place — not just what to do, but what will feel right at each moment. It accounts for energy levels, mood shifts, and the emotional arc of a day abroad.</w:t>
      </w:r>
    </w:p>
    <w:p>
      <w:pPr>
        <w:spacing w:after="160"/>
      </w:pPr>
      <w:r>
        <w:rPr>
          <w:rFonts w:ascii="Arial" w:cs="Arial" w:eastAsia="Arial" w:hAnsi="Arial"/>
          <w:b/>
          <w:bCs/>
          <w:color w:val="2C3E50"/>
          <w:sz w:val="22"/>
          <w:szCs w:val="22"/>
        </w:rPr>
        <w:t xml:space="preserve">How it’s different from Mindtrip: </w:t>
      </w:r>
      <w:r>
        <w:rPr>
          <w:rFonts w:ascii="Arial" w:cs="Arial" w:eastAsia="Arial" w:hAnsi="Arial"/>
          <w:color w:val="2C3E50"/>
          <w:sz w:val="22"/>
          <w:szCs w:val="22"/>
        </w:rPr>
        <w:t xml:space="preserve">Mindtrip’s itinerary builder is a logistics tool: Day 1, 9am Activity A, 12pm Lunch B, 3pm Activity C, with distance calculations between stops. It optimizes for efficiency. Terrazzo’s day planner optimizes for experience — understanding that you want something energetic in the morning, a quiet neighborhood lunch spot (not a tourist restaurant), and a winding-down wine bar by evening. And that this </w:t>
      </w:r>
      <w:r>
        <w:del w:id="902" w:author="Claude" w:date="2026-03-13T00:00:00Z">
          <w:delText>rhythm</w:delText>
        </w:del>
      </w:r>
      <w:r>
        <w:ins w:id="903" w:author="Claude" w:date="2026-03-13T00:00:00Z">
          <w:t>pace</w:t>
        </w:ins>
      </w:r>
      <w:r>
        <w:rPr>
          <w:rFonts w:ascii="Arial" w:cs="Arial" w:eastAsia="Arial" w:hAnsi="Arial"/>
          <w:color w:val="2C3E50"/>
          <w:sz w:val="22"/>
          <w:szCs w:val="22"/>
        </w:rPr>
        <w:t xml:space="preserve"> shifts when you’re with your partner vs. traveling solo.</w:t>
      </w:r>
    </w:p>
    <w:p>
      <w:pPr>
        <w:spacing w:after="160"/>
      </w:pPr>
      <w:r>
        <w:rPr>
          <w:rFonts w:ascii="Arial" w:cs="Arial" w:eastAsia="Arial" w:hAnsi="Arial"/>
          <w:b/>
          <w:bCs/>
          <w:color w:val="2C3E50"/>
          <w:sz w:val="22"/>
          <w:szCs w:val="22"/>
        </w:rPr>
        <w:t xml:space="preserve">Why this matters to taste-led travelers: </w:t>
      </w:r>
      <w:r>
        <w:rPr>
          <w:rFonts w:ascii="Arial" w:cs="Arial" w:eastAsia="Arial" w:hAnsi="Arial"/>
          <w:color w:val="2C3E50"/>
          <w:sz w:val="22"/>
          <w:szCs w:val="22"/>
        </w:rPr>
        <w:t xml:space="preserve">They don’t need help knowing that the Colosseum exists. They need help constructing a day that feels like it was designed by a friend who lives there and knows them well. The day planning tool is where taste intelligence becomes tangible — it’s the output layer of the entire taste model.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6D4F" w:sz="8"/>
              <w:left w:val="single" w:color="CCCCCC" w:sz="1"/>
              <w:bottom w:val="single" w:color="CCCCCC" w:sz="1"/>
              <w:right w:val="single" w:color="CCCCCC" w:sz="1"/>
            </w:tcBorders>
            <w:shd w:fill="FDF2E9" w:val="clear"/>
            <w:tcMar>
              <w:top w:type="dxa" w:w="160"/>
              <w:left w:type="dxa" w:w="240"/>
              <w:bottom w:type="dxa" w:w="160"/>
              <w:right w:type="dxa" w:w="240"/>
            </w:tcMar>
          </w:tcPr>
          <w:p>
            <w:pPr>
              <w:spacing w:after="60"/>
            </w:pPr>
            <w:r>
              <w:rPr>
                <w:rFonts w:ascii="Arial" w:cs="Arial" w:eastAsia="Arial" w:hAnsi="Arial"/>
                <w:b/>
                <w:bCs/>
                <w:color w:val="8E6D4F"/>
                <w:sz w:val="18"/>
                <w:szCs w:val="18"/>
              </w:rPr>
              <w:t xml:space="preserve">PILLAR 3</w:t>
            </w:r>
          </w:p>
          <w:p>
            <w:pPr>
              <w:spacing w:after="100"/>
            </w:pPr>
            <w:r>
              <w:rPr>
                <w:rFonts w:ascii="Arial" w:cs="Arial" w:eastAsia="Arial" w:hAnsi="Arial"/>
                <w:b/>
                <w:bCs/>
                <w:color w:val="1B3A5C"/>
                <w:sz w:val="28"/>
                <w:szCs w:val="28"/>
              </w:rPr>
              <w:t xml:space="preserve">Place Intelligence as Editorial</w:t>
            </w:r>
          </w:p>
          <w:p>
            <w:pPr>
              <w:spacing w:after="80"/>
            </w:pPr>
            <w:r>
              <w:rPr>
                <w:rFonts w:ascii="Arial" w:cs="Arial" w:eastAsia="Arial" w:hAnsi="Arial"/>
                <w:i/>
                <w:iCs/>
                <w:color w:val="666666"/>
                <w:sz w:val="20"/>
                <w:szCs w:val="20"/>
              </w:rPr>
              <w:t xml:space="preserve">Know a place the way a local does.</w:t>
            </w:r>
          </w:p>
        </w:tc>
      </w:tr>
    </w:tbl>
    <w:p>
      <w:pPr>
        <w:spacing w:before="60"/>
      </w:pPr>
    </w:p>
    <w:p>
      <w:pPr>
        <w:spacing w:after="160"/>
      </w:pPr>
      <w:r>
        <w:rPr>
          <w:rFonts w:ascii="Arial" w:cs="Arial" w:eastAsia="Arial" w:hAnsi="Arial"/>
          <w:b/>
          <w:bCs/>
          <w:color w:val="2C3E50"/>
          <w:sz w:val="22"/>
          <w:szCs w:val="22"/>
        </w:rPr>
        <w:t xml:space="preserve">What it is: </w:t>
      </w:r>
      <w:r>
        <w:rPr>
          <w:rFonts w:ascii="Arial" w:cs="Arial" w:eastAsia="Arial" w:hAnsi="Arial"/>
          <w:color w:val="2C3E50"/>
          <w:sz w:val="22"/>
          <w:szCs w:val="22"/>
        </w:rPr>
        <w:t xml:space="preserve">An 8-stage enrichment pipeline (Google Places → Review Scraping → Editorial Extraction → Instagram Analysis → Menu Analysis → Award Positioning → Review Intelligence → Signal Merge) that produces deep, narrative understanding of every place — not just aggregated ratings but synthesized intelligence about what makes a place special, who it’s for, and what the experience actually feels like.</w:t>
      </w:r>
    </w:p>
    <w:p>
      <w:pPr>
        <w:spacing w:after="160"/>
      </w:pPr>
      <w:r>
        <w:rPr>
          <w:rFonts w:ascii="Arial" w:cs="Arial" w:eastAsia="Arial" w:hAnsi="Arial"/>
          <w:b/>
          <w:bCs/>
          <w:color w:val="2C3E50"/>
          <w:sz w:val="22"/>
          <w:szCs w:val="22"/>
        </w:rPr>
        <w:t xml:space="preserve">How it’s different from Mindtrip: </w:t>
      </w:r>
      <w:r>
        <w:rPr>
          <w:rFonts w:ascii="Arial" w:cs="Arial" w:eastAsia="Arial" w:hAnsi="Arial"/>
          <w:color w:val="2C3E50"/>
          <w:sz w:val="22"/>
          <w:szCs w:val="22"/>
        </w:rPr>
        <w:t xml:space="preserve">Mindtrip aggregates scores from Google, TripAdvisor, Infatuation, and Michelin and shows them side-by-side with an AI-generated summary. That’s useful, but it’s curation of existing opinions, not original intelligence. Terrazzo’s pipeline synthesizes across sources to produce something new: a rich understanding of a place’s character, vibe, and who it’s actually for.</w:t>
      </w:r>
    </w:p>
    <w:p>
      <w:pPr>
        <w:spacing w:after="160"/>
      </w:pPr>
      <w:r>
        <w:rPr>
          <w:rFonts w:ascii="Arial" w:cs="Arial" w:eastAsia="Arial" w:hAnsi="Arial"/>
          <w:b/>
          <w:bCs/>
          <w:color w:val="2C3E50"/>
          <w:sz w:val="22"/>
          <w:szCs w:val="22"/>
        </w:rPr>
        <w:t xml:space="preserve">The taste-match unlock: </w:t>
      </w:r>
      <w:r>
        <w:rPr>
          <w:rFonts w:ascii="Arial" w:cs="Arial" w:eastAsia="Arial" w:hAnsi="Arial"/>
          <w:color w:val="2C3E50"/>
          <w:sz w:val="22"/>
          <w:szCs w:val="22"/>
        </w:rPr>
        <w:t xml:space="preserve">When you combine deep place intelligence with deep taste intelligence, you can do something no competitor can: show a percentage match with a natural language explanation (“87% match — this place has the exact combination of inventive pasta, unpretentious vibe, and natural wine focus that lights you up”). That is fundamentally different from “4.6 stars, Italian, $$$.”</w:t>
      </w:r>
    </w:p>
    <w:p>
      <w:r>
        <w:br w:type="page"/>
      </w:r>
    </w:p>
    <w:p>
      <w:pPr>
        <w:pStyle w:val="Heading1"/>
      </w:pPr>
      <w:r>
        <w:t xml:space="preserve">Competitive Framing</w:t>
      </w:r>
    </w:p>
    <w:p>
      <w:pPr>
        <w:spacing w:after="160"/>
      </w:pPr>
      <w:r>
        <w:rPr>
          <w:rFonts w:ascii="Arial" w:cs="Arial" w:eastAsia="Arial" w:hAnsi="Arial"/>
          <w:color w:val="2C3E50"/>
          <w:sz w:val="22"/>
          <w:szCs w:val="22"/>
        </w:rPr>
        <w:t xml:space="preserve">Terrazzo does not compete in the travel planning tool market. It competes in the taste intelligence market, applied to travel.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Mindtrip</w:t>
            </w:r>
          </w:p>
        </w:tc>
        <w:tc>
          <w:tcPr>
            <w:tcW w:type="dxa" w:w="23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Terrazzo</w:t>
            </w:r>
          </w:p>
        </w:tc>
        <w:tc>
          <w:tcPr>
            <w:tcW w:type="dxa" w:w="23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Google Travel</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Category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AI travel planner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Taste intelligence platform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Search + booking aggregator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Core promise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"Plan any trip with AI"</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7AE60"/>
                <w:sz w:val="20"/>
                <w:szCs w:val="20"/>
              </w:rPr>
              <w:t xml:space="preserve">"Travel that actually knows you"</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"Find and book everything"</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Target user</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Anyone planning a trip</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Taste-led travelers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Everyone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Personalization</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Quiz-based preferences</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7AE60"/>
                <w:sz w:val="20"/>
                <w:szCs w:val="20"/>
              </w:rPr>
              <w:t xml:space="preserve">Compounding taste model</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Search history</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Moat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Creator content + execution speed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Taste data flywheel</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Distribution + data scale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Revenue model</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Booking affiliate + premium</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7AE60"/>
                <w:sz w:val="20"/>
                <w:szCs w:val="20"/>
              </w:rPr>
              <w:t xml:space="preserve">Premium subscription + taste-matched affiliate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Advertising + booking</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Key risk</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Commoditized by Google/Apple AI</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7AE60"/>
                <w:sz w:val="20"/>
                <w:szCs w:val="20"/>
              </w:rPr>
              <w:t xml:space="preserve">Onboarding friction; niche size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No personalization depth</w:t>
            </w:r>
          </w:p>
        </w:tc>
      </w:tr>
    </w:tbl>
    <w:p>
      <w:pPr>
        <w:spacing w:before="300"/>
      </w:pPr>
    </w:p>
    <w:p>
      <w:pPr>
        <w:spacing w:after="160"/>
      </w:pPr>
      <w:r>
        <w:rPr>
          <w:rFonts w:ascii="Arial" w:cs="Arial" w:eastAsia="Arial" w:hAnsi="Arial"/>
          <w:b/>
          <w:bCs/>
          <w:color w:val="2C3E50"/>
          <w:sz w:val="22"/>
          <w:szCs w:val="22"/>
        </w:rPr>
        <w:t xml:space="preserve">The critical insight: </w:t>
      </w:r>
      <w:r>
        <w:rPr>
          <w:rFonts w:ascii="Arial" w:cs="Arial" w:eastAsia="Arial" w:hAnsi="Arial"/>
          <w:color w:val="2C3E50"/>
          <w:sz w:val="22"/>
          <w:szCs w:val="22"/>
        </w:rPr>
        <w:t xml:space="preserve">When Apple Intelligence or Google Gemini eventually builds AI trip planning into their OS (likely within 12–18 months), broad travel planning tools like Mindtrip face existential platform risk. Their value proposition (“AI that helps you plan trips”) is exactly what a platform player would offer for free. Terrazzo’s taste intelligence moat is insulated from this because deep personalization requires the user relationship, the data flywheel, and the enrichment pipeline — none of which a platform player would build for a niche audience.</w:t>
      </w:r>
    </w:p>
    <w:p>
      <w:pPr>
        <w:pStyle w:val="Heading1"/>
      </w:pPr>
      <w:r>
        <w:t xml:space="preserve">What We Deliberately Don’t Do</w:t>
      </w:r>
    </w:p>
    <w:p>
      <w:pPr>
        <w:spacing w:after="160"/>
      </w:pPr>
      <w:r>
        <w:rPr>
          <w:rFonts w:ascii="Arial" w:cs="Arial" w:eastAsia="Arial" w:hAnsi="Arial"/>
          <w:color w:val="2C3E50"/>
          <w:sz w:val="22"/>
          <w:szCs w:val="22"/>
        </w:rPr>
        <w:t xml:space="preserve">Strategic clarity requires stating what Terrazzo is not. This prevents scope creep and keeps the team focused on the areas where we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 Don’t Do</w:t>
            </w:r>
          </w:p>
        </w:tc>
        <w:tc>
          <w:tcPr>
            <w:tcW w:type="dxa" w:w="62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Full booking engine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Adds massive complexity for marginal value. Link out to booking partners instead. Mindtrip’s booking integration is adequate, not defensible.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Creator/UGC content platform</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Mindtrip acquired Thatch for this. Building a creator ecosystem from scratch is a 2+ year, capital-intensive bet. Our AI editorial intelligence is the counter-play.</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Events/concerts/sports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Nice-to-have, not core to taste intelligence. Would diffuse focus.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Budget travel optimization</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Our target user doesn’t optimize for price. They optimize for experience. Budget features dilute the brand.</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Social/group planning</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Collaborative trip planning is a feature war we don’t need to fight. Our strength is the individual taste relationship.</w:t>
            </w:r>
          </w:p>
        </w:tc>
      </w:tr>
    </w:tbl>
    <w:p>
      <w:r>
        <w:br w:type="page"/>
      </w:r>
    </w:p>
    <w:p>
      <w:pPr>
        <w:pStyle w:val="Heading1"/>
      </w:pPr>
      <w:r>
        <w:t xml:space="preserve">90-Day Priorities</w:t>
      </w:r>
    </w:p>
    <w:p>
      <w:pPr>
        <w:spacing w:after="160"/>
      </w:pPr>
      <w:r>
        <w:rPr>
          <w:rFonts w:ascii="Arial" w:cs="Arial" w:eastAsia="Arial" w:hAnsi="Arial"/>
          <w:color w:val="2C3E50"/>
          <w:sz w:val="22"/>
          <w:szCs w:val="22"/>
        </w:rPr>
        <w:t xml:space="preserve">Given this positioning, the next 90 days should focus on making the three pillars undeniable in the product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“Done” Looks Like</w:t>
            </w:r>
          </w:p>
        </w:tc>
        <w:tc>
          <w:tcPr>
            <w:tcW w:type="dxa" w:w="23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Pillar</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color w:val="2C3E5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Taste match scoring on every place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Every place card shows a % match with a 1-sentence natural language explanation of why it matches the user’s taste profile</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7AE60"/>
                <w:sz w:val="20"/>
                <w:szCs w:val="20"/>
              </w:rPr>
              <w:t xml:space="preserve">Taste Intelligence</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C3E50"/>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Ship live day planner</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Users can create taste-aware day plans that account for energy, mood, and context — not just logistics and time slots</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E75B6"/>
                <w:sz w:val="20"/>
                <w:szCs w:val="20"/>
              </w:rPr>
              <w:t xml:space="preserve">Day Planning</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color w:val="2C3E5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Place detail pages with deep intelligence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Clickable place cards that show the full enrichment: vibe analysis, who it’s for, what makes it special, menu highlights, award context</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8E6D4F"/>
                <w:sz w:val="20"/>
                <w:szCs w:val="20"/>
              </w:rPr>
              <w:t xml:space="preserve">Place Intelligence</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C3E50"/>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Onboarding-to-value pipeline</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New users complete conversational onboarding and immediately see taste-matched recommendations that feel uncannily accurate</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7AE60"/>
                <w:sz w:val="20"/>
                <w:szCs w:val="20"/>
              </w:rPr>
              <w:t xml:space="preserve">Taste Intelligence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color w:val="2C3E5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2C3E50"/>
                <w:sz w:val="20"/>
                <w:szCs w:val="20"/>
              </w:rPr>
              <w:t xml:space="preserve">Map integration in chat + discover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color w:val="2C3E50"/>
                <w:sz w:val="20"/>
                <w:szCs w:val="20"/>
              </w:rPr>
              <w:t xml:space="preserve">Spatial context for all recommendations (table-stakes feature to close gap with Mindtrip)</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r>
              <w:rPr>
                <w:rFonts w:ascii="Arial" w:cs="Arial" w:eastAsia="Arial" w:hAnsi="Arial"/>
                <w:b/>
                <w:bCs/>
                <w:color w:val="888888"/>
                <w:sz w:val="20"/>
                <w:szCs w:val="20"/>
              </w:rPr>
              <w:t xml:space="preserve">Execution parity</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color w:val="2C3E50"/>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2C3E50"/>
                <w:sz w:val="20"/>
                <w:szCs w:val="20"/>
              </w:rPr>
              <w:t xml:space="preserve">Booking link-outs</w:t>
            </w:r>
          </w:p>
        </w:tc>
        <w:tc>
          <w:tcPr>
            <w:tcW w:type="dxa" w:w="3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color w:val="2C3E50"/>
                <w:sz w:val="20"/>
                <w:szCs w:val="20"/>
              </w:rPr>
              <w:t xml:space="preserve">Simple “Check availability” buttons that link to OpenTable / Resy / hotel booking partners — not a full engine, just smart links</w:t>
            </w:r>
          </w:p>
        </w:tc>
        <w:tc>
          <w:tcPr>
            <w:tcW w:type="dxa" w:w="2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r>
              <w:rPr>
                <w:rFonts w:ascii="Arial" w:cs="Arial" w:eastAsia="Arial" w:hAnsi="Arial"/>
                <w:b/>
                <w:bCs/>
                <w:color w:val="888888"/>
                <w:sz w:val="20"/>
                <w:szCs w:val="20"/>
              </w:rPr>
              <w:t xml:space="preserve">Execution parity</w:t>
            </w:r>
          </w:p>
        </w:tc>
      </w:tr>
    </w:tbl>
    <w:p>
      <w:pPr>
        <w:spacing w:before="300"/>
      </w:pPr>
    </w:p>
    <w:p>
      <w:pPr>
        <w:pStyle w:val="Heading1"/>
      </w:pPr>
      <w:r>
        <w:t xml:space="preserve">The Narrative</w:t>
      </w:r>
    </w:p>
    <w:p>
      <w:pPr>
        <w:spacing w:after="160"/>
      </w:pPr>
      <w:r>
        <w:rPr>
          <w:rFonts w:ascii="Arial" w:cs="Arial" w:eastAsia="Arial" w:hAnsi="Arial"/>
          <w:color w:val="2C3E50"/>
          <w:sz w:val="22"/>
          <w:szCs w:val="22"/>
        </w:rPr>
        <w:t xml:space="preserve">For investors, press, and the team — this is the story we tell: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single" w:color="1B3A5C" w:sz="6"/>
              <w:bottom w:val="single" w:color="1B3A5C" w:sz="6"/>
              <w:right w:val="single" w:color="1B3A5C" w:sz="6"/>
            </w:tcBorders>
            <w:shd w:fill="F8F9FA" w:val="clear"/>
            <w:tcMar>
              <w:top w:type="dxa" w:w="300"/>
              <w:left w:type="dxa" w:w="400"/>
              <w:bottom w:type="dxa" w:w="300"/>
              <w:right w:type="dxa" w:w="400"/>
            </w:tcMar>
          </w:tcPr>
          <w:p>
            <w:pPr>
              <w:spacing w:after="200"/>
            </w:pPr>
            <w:r>
              <w:rPr>
                <w:rFonts w:ascii="Arial" w:cs="Arial" w:eastAsia="Arial" w:hAnsi="Arial"/>
                <w:b/>
                <w:bCs/>
                <w:i/>
                <w:iCs/>
                <w:color w:val="1B3A5C"/>
                <w:sz w:val="24"/>
                <w:szCs w:val="24"/>
              </w:rPr>
              <w:t xml:space="preserve">Every travel app asks where you want to go. Terrazzo is the first one that understands why.</w:t>
            </w:r>
          </w:p>
          <w:p>
            <w:pPr>
              <w:spacing w:after="200"/>
            </w:pPr>
            <w:r>
              <w:rPr>
                <w:rFonts w:ascii="Arial" w:cs="Arial" w:eastAsia="Arial" w:hAnsi="Arial"/>
                <w:color w:val="2C3E50"/>
                <w:sz w:val="22"/>
                <w:szCs w:val="22"/>
              </w:rPr>
              <w:t xml:space="preserve">Most travel tools treat personalization as a quiz: Are you adventurous or relaxing? Luxury or budget? The result is a one-size-fits-most recommendation that could belong to anyone.</w:t>
            </w:r>
          </w:p>
          <w:p>
            <w:pPr>
              <w:spacing w:after="200"/>
            </w:pPr>
            <w:r>
              <w:rPr>
                <w:rFonts w:ascii="Arial" w:cs="Arial" w:eastAsia="Arial" w:hAnsi="Arial"/>
                <w:color w:val="2C3E50"/>
                <w:sz w:val="22"/>
                <w:szCs w:val="22"/>
              </w:rPr>
              <w:t xml:space="preserve">Terrazzo builds a living model of your taste — one that understands you love Michelin-starred tasting menus AND the tiny noodle shop that only locals know about. That you want high energy when you travel solo but quiet neighborhood spots with your partner. That for you, a great restaurant isn’t about the rating — it’s about whether it has soul.</w:t>
            </w:r>
          </w:p>
          <w:p>
            <w:pPr>
              <w:spacing w:after="200"/>
            </w:pPr>
            <w:r>
              <w:rPr>
                <w:rFonts w:ascii="Arial" w:cs="Arial" w:eastAsia="Arial" w:hAnsi="Arial"/>
                <w:color w:val="2C3E50"/>
                <w:sz w:val="22"/>
                <w:szCs w:val="22"/>
              </w:rPr>
              <w:t xml:space="preserve">And it gets smarter every time you use it. Not because you retake a quiz, but because every conversation, every save, every “not quite right” teaches Terrazzo more about what makes a place feel like yours.</w:t>
            </w:r>
          </w:p>
          <w:p>
            <w:r>
              <w:rPr>
                <w:rFonts w:ascii="Arial" w:cs="Arial" w:eastAsia="Arial" w:hAnsi="Arial"/>
                <w:b/>
                <w:bCs/>
                <w:color w:val="1B3A5C"/>
                <w:sz w:val="24"/>
                <w:szCs w:val="24"/>
              </w:rPr>
              <w:t xml:space="preserve">Mindtrip is building a better travel tool. We’re building a travel relationship.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Terrazzo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999999"/>
        <w:sz w:val="16"/>
        <w:szCs w:val="16"/>
      </w:rPr>
      <w:t xml:space="preserve">CONFIDENTIAL  |  Terrazzo Strategic Positioning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2026-03-01T21:09:21.963Z</dcterms:created>
  <dcterms:modified xsi:type="dcterms:W3CDTF">2026-03-01T21:09:21.963Z</dcterms:modified>
</cp:coreProperties>
</file>

<file path=docProps/custom.xml><?xml version="1.0" encoding="utf-8"?>
<Properties xmlns="http://schemas.openxmlformats.org/officeDocument/2006/custom-properties" xmlns:vt="http://schemas.openxmlformats.org/officeDocument/2006/docPropsVTypes"/>
</file>